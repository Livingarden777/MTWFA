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050EA" w14:textId="3FFD9060" w:rsidR="008023B2" w:rsidRDefault="000C1F27" w:rsidP="00BE3F56">
      <w:pPr>
        <w:pStyle w:val="Heading1"/>
      </w:pPr>
      <w:r w:rsidRPr="00015A55">
        <w:t>Video 1: MaTaWaFA-1</w:t>
      </w:r>
    </w:p>
    <w:p w14:paraId="28624BAF" w14:textId="397689DE" w:rsidR="008023B2" w:rsidRDefault="008023B2" w:rsidP="000C1F27">
      <w:pPr>
        <w:rPr>
          <w:rFonts w:ascii="Calibri" w:hAnsi="Calibri" w:cs="Calibri"/>
          <w:sz w:val="26"/>
          <w:szCs w:val="26"/>
        </w:rPr>
      </w:pPr>
      <w:r w:rsidRPr="00BD4D05">
        <w:rPr>
          <w:rFonts w:ascii="Calibri" w:hAnsi="Calibri" w:cs="Calibri"/>
          <w:sz w:val="26"/>
          <w:szCs w:val="26"/>
        </w:rPr>
        <w:t>You are going to need to find a quiet place in your soul to ponder, meditate, and reckon th</w:t>
      </w:r>
      <w:r w:rsidR="00BD4D05">
        <w:rPr>
          <w:rFonts w:ascii="Calibri" w:hAnsi="Calibri" w:cs="Calibri"/>
          <w:sz w:val="26"/>
          <w:szCs w:val="26"/>
        </w:rPr>
        <w:t>e</w:t>
      </w:r>
      <w:r w:rsidRPr="00BD4D05">
        <w:rPr>
          <w:rFonts w:ascii="Calibri" w:hAnsi="Calibri" w:cs="Calibri"/>
          <w:sz w:val="26"/>
          <w:szCs w:val="26"/>
        </w:rPr>
        <w:t xml:space="preserve"> scriptures as laid out in this document. Allow the Word to alter your paradigms and to form your opinions. Now is the time to step away from the teachings of men, however well intentioned, and to come away with Yashua, the Word, your King, into the </w:t>
      </w:r>
      <w:r w:rsidR="00015A55">
        <w:rPr>
          <w:rFonts w:ascii="Calibri" w:hAnsi="Calibri" w:cs="Calibri"/>
          <w:sz w:val="26"/>
          <w:szCs w:val="26"/>
        </w:rPr>
        <w:t>inner</w:t>
      </w:r>
      <w:r w:rsidR="00015A55" w:rsidRPr="00BD4D05">
        <w:rPr>
          <w:rFonts w:ascii="Calibri" w:hAnsi="Calibri" w:cs="Calibri"/>
          <w:sz w:val="26"/>
          <w:szCs w:val="26"/>
        </w:rPr>
        <w:t xml:space="preserve"> </w:t>
      </w:r>
      <w:r w:rsidR="00BD4D05" w:rsidRPr="00BD4D05">
        <w:rPr>
          <w:rFonts w:ascii="Calibri" w:hAnsi="Calibri" w:cs="Calibri"/>
          <w:sz w:val="26"/>
          <w:szCs w:val="26"/>
        </w:rPr>
        <w:t>sanctum</w:t>
      </w:r>
      <w:r w:rsidRPr="00BD4D05">
        <w:rPr>
          <w:rFonts w:ascii="Calibri" w:hAnsi="Calibri" w:cs="Calibri"/>
          <w:sz w:val="26"/>
          <w:szCs w:val="26"/>
        </w:rPr>
        <w:t xml:space="preserve"> of the precious mysteries hidden within His Word.</w:t>
      </w:r>
    </w:p>
    <w:p w14:paraId="5FEFBF3E" w14:textId="77777777" w:rsidR="00BD4D05" w:rsidRPr="00BD4D05" w:rsidRDefault="00BD4D05" w:rsidP="000C1F27">
      <w:pPr>
        <w:rPr>
          <w:rFonts w:ascii="Calibri" w:hAnsi="Calibri" w:cs="Calibri"/>
          <w:sz w:val="26"/>
          <w:szCs w:val="26"/>
        </w:rPr>
      </w:pPr>
    </w:p>
    <w:p w14:paraId="421C7327" w14:textId="77777777" w:rsidR="00BD4D05" w:rsidRPr="00015A55" w:rsidRDefault="00BD4D05" w:rsidP="00BD4D05">
      <w:pPr>
        <w:pStyle w:val="BODY"/>
        <w:widowControl w:val="0"/>
        <w:spacing w:before="60" w:after="60"/>
        <w:ind w:left="720" w:right="1440"/>
        <w:jc w:val="both"/>
        <w:rPr>
          <w:rFonts w:ascii="Calibri" w:hAnsi="Calibri" w:cs="Calibri"/>
          <w:color w:val="000000" w:themeColor="text1"/>
          <w:lang w:eastAsia="x-none"/>
        </w:rPr>
      </w:pPr>
      <w:r w:rsidRPr="00BD4D05">
        <w:rPr>
          <w:rFonts w:ascii="Calibri" w:hAnsi="Calibri" w:cs="Calibri"/>
          <w:color w:val="EE0000"/>
          <w:lang w:eastAsia="x-none"/>
        </w:rPr>
        <w:t xml:space="preserve">Isa 26:20  </w:t>
      </w:r>
      <w:r w:rsidRPr="00015A55">
        <w:rPr>
          <w:rFonts w:ascii="Calibri" w:hAnsi="Calibri" w:cs="Calibri"/>
          <w:color w:val="000000" w:themeColor="text1"/>
          <w:lang w:eastAsia="x-none"/>
        </w:rPr>
        <w:t xml:space="preserve">Come, my people, </w:t>
      </w:r>
      <w:r w:rsidRPr="00015A55">
        <w:rPr>
          <w:rFonts w:ascii="Calibri" w:hAnsi="Calibri" w:cs="Calibri"/>
          <w:b/>
          <w:bCs/>
          <w:color w:val="000000" w:themeColor="text1"/>
          <w:u w:val="single"/>
          <w:lang w:eastAsia="x-none"/>
        </w:rPr>
        <w:t>enter thou into thy chambers</w:t>
      </w:r>
      <w:r w:rsidRPr="00015A55">
        <w:rPr>
          <w:rFonts w:ascii="Calibri" w:hAnsi="Calibri" w:cs="Calibri"/>
          <w:color w:val="000000" w:themeColor="text1"/>
          <w:lang w:eastAsia="x-none"/>
        </w:rPr>
        <w:t xml:space="preserve">, and shut thy doors about thee: </w:t>
      </w:r>
      <w:r w:rsidRPr="00015A55">
        <w:rPr>
          <w:rFonts w:ascii="Calibri" w:hAnsi="Calibri" w:cs="Calibri"/>
          <w:b/>
          <w:bCs/>
          <w:color w:val="000000" w:themeColor="text1"/>
          <w:u w:val="single"/>
          <w:lang w:eastAsia="x-none"/>
        </w:rPr>
        <w:t>hide thyself</w:t>
      </w:r>
      <w:r w:rsidRPr="00015A55">
        <w:rPr>
          <w:rFonts w:ascii="Calibri" w:hAnsi="Calibri" w:cs="Calibri"/>
          <w:color w:val="000000" w:themeColor="text1"/>
          <w:lang w:eastAsia="x-none"/>
        </w:rPr>
        <w:t xml:space="preserve"> as it were for a little moment, </w:t>
      </w:r>
      <w:r w:rsidRPr="00015A55">
        <w:rPr>
          <w:rFonts w:ascii="Calibri" w:hAnsi="Calibri" w:cs="Calibri"/>
          <w:b/>
          <w:bCs/>
          <w:color w:val="000000" w:themeColor="text1"/>
          <w:u w:val="single"/>
          <w:lang w:eastAsia="x-none"/>
        </w:rPr>
        <w:t xml:space="preserve">until the indignation be </w:t>
      </w:r>
      <w:proofErr w:type="spellStart"/>
      <w:r w:rsidRPr="00015A55">
        <w:rPr>
          <w:rFonts w:ascii="Calibri" w:hAnsi="Calibri" w:cs="Calibri"/>
          <w:b/>
          <w:bCs/>
          <w:color w:val="000000" w:themeColor="text1"/>
          <w:u w:val="single"/>
          <w:lang w:eastAsia="x-none"/>
        </w:rPr>
        <w:t>overpast</w:t>
      </w:r>
      <w:proofErr w:type="spellEnd"/>
      <w:r w:rsidRPr="00015A55">
        <w:rPr>
          <w:rFonts w:ascii="Calibri" w:hAnsi="Calibri" w:cs="Calibri"/>
          <w:color w:val="000000" w:themeColor="text1"/>
          <w:lang w:eastAsia="x-none"/>
        </w:rPr>
        <w:t>. </w:t>
      </w:r>
    </w:p>
    <w:p w14:paraId="579814DE" w14:textId="587A73C3" w:rsidR="008023B2" w:rsidRPr="00BD4D05" w:rsidRDefault="00BD4D05" w:rsidP="00BD4D05">
      <w:pPr>
        <w:ind w:left="720" w:right="1440"/>
        <w:jc w:val="both"/>
        <w:rPr>
          <w:rFonts w:ascii="Calibri" w:hAnsi="Calibri" w:cs="Calibri"/>
        </w:rPr>
      </w:pPr>
      <w:r w:rsidRPr="00015A55">
        <w:rPr>
          <w:rFonts w:ascii="Calibri" w:hAnsi="Calibri" w:cs="Calibri"/>
          <w:color w:val="000000" w:themeColor="text1"/>
          <w:lang w:eastAsia="x-none"/>
        </w:rPr>
        <w:t xml:space="preserve">Isa </w:t>
      </w:r>
      <w:proofErr w:type="gramStart"/>
      <w:r w:rsidRPr="00015A55">
        <w:rPr>
          <w:rFonts w:ascii="Calibri" w:hAnsi="Calibri" w:cs="Calibri"/>
          <w:color w:val="000000" w:themeColor="text1"/>
          <w:lang w:eastAsia="x-none"/>
        </w:rPr>
        <w:t xml:space="preserve">26:21  </w:t>
      </w:r>
      <w:r w:rsidRPr="00BD4D05">
        <w:rPr>
          <w:rFonts w:ascii="Calibri" w:hAnsi="Calibri" w:cs="Calibri"/>
          <w:lang w:eastAsia="x-none"/>
        </w:rPr>
        <w:t>For</w:t>
      </w:r>
      <w:proofErr w:type="gramEnd"/>
      <w:r w:rsidRPr="00BD4D05">
        <w:rPr>
          <w:rFonts w:ascii="Calibri" w:hAnsi="Calibri" w:cs="Calibri"/>
          <w:lang w:eastAsia="x-none"/>
        </w:rPr>
        <w:t xml:space="preserve">, behold, the </w:t>
      </w:r>
      <w:r w:rsidRPr="00BD4D05">
        <w:rPr>
          <w:rFonts w:ascii="Calibri" w:hAnsi="Calibri" w:cs="Calibri"/>
          <w:b/>
          <w:bCs/>
          <w:u w:val="single"/>
          <w:lang w:eastAsia="x-none"/>
        </w:rPr>
        <w:t>LORD cometh out of his place to punish the inhabitants of the earth for their iniquity</w:t>
      </w:r>
      <w:r w:rsidRPr="00BD4D05">
        <w:rPr>
          <w:rFonts w:ascii="Calibri" w:hAnsi="Calibri" w:cs="Calibri"/>
          <w:lang w:eastAsia="x-none"/>
        </w:rPr>
        <w:t xml:space="preserve">: the earth also shall disclose her blood, and shall no </w:t>
      </w:r>
      <w:proofErr w:type="gramStart"/>
      <w:r w:rsidRPr="00BD4D05">
        <w:rPr>
          <w:rFonts w:ascii="Calibri" w:hAnsi="Calibri" w:cs="Calibri"/>
          <w:lang w:eastAsia="x-none"/>
        </w:rPr>
        <w:t>more</w:t>
      </w:r>
      <w:proofErr w:type="gramEnd"/>
      <w:r w:rsidRPr="00BD4D05">
        <w:rPr>
          <w:rFonts w:ascii="Calibri" w:hAnsi="Calibri" w:cs="Calibri"/>
          <w:lang w:eastAsia="x-none"/>
        </w:rPr>
        <w:t xml:space="preserve"> cover her slain. </w:t>
      </w:r>
    </w:p>
    <w:p w14:paraId="4F09C9DB" w14:textId="77777777" w:rsidR="008023B2" w:rsidRPr="00015A55" w:rsidRDefault="008023B2" w:rsidP="000C1F27">
      <w:pPr>
        <w:rPr>
          <w:rFonts w:ascii="Calibri" w:hAnsi="Calibri" w:cs="Calibri"/>
          <w:sz w:val="26"/>
          <w:szCs w:val="26"/>
        </w:rPr>
      </w:pPr>
    </w:p>
    <w:p w14:paraId="37E3B788" w14:textId="77777777" w:rsidR="00756BA9" w:rsidRPr="00A83858" w:rsidRDefault="00756BA9" w:rsidP="000C1F27">
      <w:pPr>
        <w:rPr>
          <w:rFonts w:ascii="Calibri" w:hAnsi="Calibri" w:cs="Calibri"/>
          <w:b/>
          <w:bCs/>
          <w:color w:val="00B0F0"/>
          <w:sz w:val="26"/>
          <w:szCs w:val="26"/>
        </w:rPr>
      </w:pPr>
    </w:p>
    <w:p w14:paraId="7F7FAC40" w14:textId="24935BA0" w:rsidR="008023B2" w:rsidRPr="00015A55" w:rsidRDefault="008023B2" w:rsidP="00015A55">
      <w:pPr>
        <w:pStyle w:val="Heading1"/>
      </w:pPr>
      <w:r w:rsidRPr="00015A55">
        <w:t xml:space="preserve">And </w:t>
      </w:r>
      <w:r w:rsidR="001127CC">
        <w:t>t</w:t>
      </w:r>
      <w:r w:rsidRPr="00015A55">
        <w:t xml:space="preserve">he Word </w:t>
      </w:r>
      <w:r w:rsidR="00AD4F2B">
        <w:t>W</w:t>
      </w:r>
      <w:r w:rsidRPr="00015A55">
        <w:t xml:space="preserve">as Made Flesh, </w:t>
      </w:r>
      <w:r w:rsidR="001127CC">
        <w:t>a</w:t>
      </w:r>
      <w:r w:rsidRPr="00015A55">
        <w:t xml:space="preserve">nd Will </w:t>
      </w:r>
      <w:r w:rsidR="00AD4F2B">
        <w:t>B</w:t>
      </w:r>
      <w:r w:rsidRPr="00015A55">
        <w:t>e Again</w:t>
      </w:r>
    </w:p>
    <w:p w14:paraId="7C1D72AF" w14:textId="77777777" w:rsidR="008023B2" w:rsidRDefault="008023B2" w:rsidP="000C1F27">
      <w:pPr>
        <w:rPr>
          <w:rFonts w:ascii="Calibri" w:hAnsi="Calibri" w:cs="Calibri"/>
        </w:rPr>
      </w:pPr>
    </w:p>
    <w:p w14:paraId="4BE74BEB" w14:textId="7D926905" w:rsidR="00091001" w:rsidRPr="008023B2" w:rsidRDefault="00091001" w:rsidP="001A7F4E">
      <w:pPr>
        <w:ind w:left="720" w:right="1440"/>
        <w:jc w:val="both"/>
        <w:rPr>
          <w:rFonts w:ascii="Calibri" w:hAnsi="Calibri" w:cs="Calibri"/>
        </w:rPr>
      </w:pPr>
      <w:r w:rsidRPr="008023B2">
        <w:rPr>
          <w:rFonts w:ascii="Calibri" w:hAnsi="Calibri" w:cs="Calibri"/>
          <w:color w:val="EE0000"/>
          <w:lang w:eastAsia="x-none"/>
        </w:rPr>
        <w:t xml:space="preserve">Joh </w:t>
      </w:r>
      <w:proofErr w:type="gramStart"/>
      <w:r w:rsidRPr="008023B2">
        <w:rPr>
          <w:rFonts w:ascii="Calibri" w:hAnsi="Calibri" w:cs="Calibri"/>
          <w:color w:val="EE0000"/>
          <w:lang w:eastAsia="x-none"/>
        </w:rPr>
        <w:t xml:space="preserve">1:14  </w:t>
      </w:r>
      <w:r w:rsidRPr="008023B2">
        <w:rPr>
          <w:rFonts w:ascii="Calibri" w:hAnsi="Calibri" w:cs="Calibri"/>
          <w:lang w:eastAsia="x-none"/>
        </w:rPr>
        <w:t>And</w:t>
      </w:r>
      <w:proofErr w:type="gramEnd"/>
      <w:r w:rsidRPr="008023B2">
        <w:rPr>
          <w:rFonts w:ascii="Calibri" w:hAnsi="Calibri" w:cs="Calibri"/>
          <w:lang w:eastAsia="x-none"/>
        </w:rPr>
        <w:t xml:space="preserve"> </w:t>
      </w:r>
      <w:r w:rsidRPr="008023B2">
        <w:rPr>
          <w:rFonts w:ascii="Calibri" w:hAnsi="Calibri" w:cs="Calibri"/>
          <w:b/>
          <w:bCs/>
          <w:lang w:eastAsia="x-none"/>
        </w:rPr>
        <w:t xml:space="preserve">the </w:t>
      </w:r>
      <w:r w:rsidRPr="008023B2">
        <w:rPr>
          <w:rFonts w:ascii="Calibri" w:hAnsi="Calibri" w:cs="Calibri"/>
          <w:b/>
          <w:bCs/>
          <w:u w:val="single"/>
          <w:lang w:eastAsia="x-none"/>
        </w:rPr>
        <w:t xml:space="preserve">Word </w:t>
      </w:r>
      <w:r w:rsidRPr="008023B2">
        <w:rPr>
          <w:rFonts w:ascii="Calibri" w:hAnsi="Calibri" w:cs="Calibri"/>
          <w:b/>
          <w:bCs/>
          <w:lang w:eastAsia="x-none"/>
        </w:rPr>
        <w:t xml:space="preserve">was made </w:t>
      </w:r>
      <w:r w:rsidRPr="008023B2">
        <w:rPr>
          <w:rFonts w:ascii="Calibri" w:hAnsi="Calibri" w:cs="Calibri"/>
          <w:b/>
          <w:bCs/>
          <w:u w:val="single"/>
          <w:lang w:eastAsia="x-none"/>
        </w:rPr>
        <w:t>flesh</w:t>
      </w:r>
      <w:r w:rsidRPr="008023B2">
        <w:rPr>
          <w:rFonts w:ascii="Calibri" w:hAnsi="Calibri" w:cs="Calibri"/>
          <w:lang w:eastAsia="x-none"/>
        </w:rPr>
        <w:t>…</w:t>
      </w:r>
    </w:p>
    <w:p w14:paraId="7FD70F13" w14:textId="77777777" w:rsidR="001A7F4E" w:rsidRPr="008023B2" w:rsidRDefault="001A7F4E" w:rsidP="008023B2">
      <w:pPr>
        <w:pStyle w:val="BODY"/>
        <w:widowControl w:val="0"/>
        <w:spacing w:before="60" w:after="60"/>
        <w:ind w:right="1440"/>
        <w:jc w:val="both"/>
        <w:rPr>
          <w:rFonts w:ascii="Calibri" w:hAnsi="Calibri" w:cs="Calibri"/>
          <w:color w:val="218282"/>
          <w:lang w:eastAsia="x-none"/>
        </w:rPr>
      </w:pPr>
    </w:p>
    <w:p w14:paraId="6FEE40E9" w14:textId="3B190213" w:rsidR="00A03D26" w:rsidRPr="00015A55" w:rsidRDefault="00A03D26" w:rsidP="001A7F4E">
      <w:pPr>
        <w:pStyle w:val="BODY"/>
        <w:widowControl w:val="0"/>
        <w:spacing w:before="60" w:after="60"/>
        <w:ind w:left="720" w:right="1440"/>
        <w:jc w:val="both"/>
        <w:rPr>
          <w:rFonts w:ascii="Calibri" w:hAnsi="Calibri" w:cs="Calibri"/>
          <w:color w:val="000000" w:themeColor="text1"/>
          <w:lang w:eastAsia="x-none"/>
        </w:rPr>
      </w:pPr>
      <w:r w:rsidRPr="008023B2">
        <w:rPr>
          <w:rFonts w:ascii="Calibri" w:hAnsi="Calibri" w:cs="Calibri"/>
          <w:color w:val="EE0000"/>
          <w:lang w:eastAsia="x-none"/>
        </w:rPr>
        <w:t xml:space="preserve">1Ti 3:16  </w:t>
      </w:r>
      <w:r w:rsidRPr="00015A55">
        <w:rPr>
          <w:rFonts w:ascii="Calibri" w:hAnsi="Calibri" w:cs="Calibri"/>
          <w:color w:val="000000" w:themeColor="text1"/>
          <w:lang w:eastAsia="x-none"/>
        </w:rPr>
        <w:t xml:space="preserve">And without controversy great is the mystery of godliness: </w:t>
      </w:r>
      <w:r w:rsidRPr="00015A55">
        <w:rPr>
          <w:rFonts w:ascii="Calibri" w:hAnsi="Calibri" w:cs="Calibri"/>
          <w:b/>
          <w:bCs/>
          <w:color w:val="000000" w:themeColor="text1"/>
          <w:u w:val="single"/>
          <w:lang w:eastAsia="x-none"/>
        </w:rPr>
        <w:t>God was manifest in the flesh</w:t>
      </w:r>
      <w:r w:rsidRPr="00015A55">
        <w:rPr>
          <w:rFonts w:ascii="Calibri" w:hAnsi="Calibri" w:cs="Calibri"/>
          <w:color w:val="000000" w:themeColor="text1"/>
          <w:lang w:eastAsia="x-none"/>
        </w:rPr>
        <w:t>…</w:t>
      </w:r>
    </w:p>
    <w:p w14:paraId="5BC67516" w14:textId="77777777" w:rsidR="008023B2" w:rsidRPr="008023B2" w:rsidRDefault="008023B2" w:rsidP="001A7F4E">
      <w:pPr>
        <w:pStyle w:val="BODY"/>
        <w:widowControl w:val="0"/>
        <w:spacing w:before="60" w:after="60"/>
        <w:ind w:left="720" w:right="1440"/>
        <w:jc w:val="both"/>
        <w:rPr>
          <w:rFonts w:ascii="Calibri" w:hAnsi="Calibri" w:cs="Calibri"/>
          <w:lang w:eastAsia="x-none"/>
        </w:rPr>
      </w:pPr>
    </w:p>
    <w:p w14:paraId="3644ADD3" w14:textId="76D996E4" w:rsidR="008023B2" w:rsidRPr="00015A55" w:rsidRDefault="008023B2" w:rsidP="001A7F4E">
      <w:pPr>
        <w:pStyle w:val="BODY"/>
        <w:widowControl w:val="0"/>
        <w:spacing w:before="60" w:after="60"/>
        <w:ind w:left="720" w:right="1440"/>
        <w:jc w:val="both"/>
        <w:rPr>
          <w:rFonts w:ascii="Calibri" w:hAnsi="Calibri" w:cs="Calibri"/>
          <w:color w:val="EE0000"/>
          <w:lang w:eastAsia="x-none"/>
        </w:rPr>
      </w:pPr>
      <w:r w:rsidRPr="00015A55">
        <w:rPr>
          <w:rFonts w:ascii="Calibri" w:hAnsi="Calibri" w:cs="Calibri"/>
          <w:color w:val="000000" w:themeColor="text1"/>
          <w:lang w:eastAsia="x-none"/>
        </w:rPr>
        <w:t xml:space="preserve">Mat 8:20  And Jesus saith unto him, </w:t>
      </w:r>
      <w:r w:rsidRPr="00015A55">
        <w:rPr>
          <w:rFonts w:ascii="Calibri" w:hAnsi="Calibri" w:cs="Calibri"/>
          <w:color w:val="EE0000"/>
          <w:lang w:eastAsia="x-none"/>
        </w:rPr>
        <w:t xml:space="preserve">The foxes have holes, and the birds of the air </w:t>
      </w:r>
      <w:r w:rsidRPr="00015A55">
        <w:rPr>
          <w:rFonts w:ascii="Calibri" w:hAnsi="Calibri" w:cs="Calibri"/>
          <w:i/>
          <w:iCs/>
          <w:color w:val="EE0000"/>
          <w:lang w:eastAsia="x-none"/>
        </w:rPr>
        <w:t>have</w:t>
      </w:r>
      <w:r w:rsidRPr="00015A55">
        <w:rPr>
          <w:rFonts w:ascii="Calibri" w:hAnsi="Calibri" w:cs="Calibri"/>
          <w:color w:val="EE0000"/>
          <w:lang w:eastAsia="x-none"/>
        </w:rPr>
        <w:t xml:space="preserve"> nests; but </w:t>
      </w:r>
      <w:r w:rsidRPr="00015A55">
        <w:rPr>
          <w:rFonts w:ascii="Calibri" w:hAnsi="Calibri" w:cs="Calibri"/>
          <w:b/>
          <w:bCs/>
          <w:color w:val="EE0000"/>
          <w:u w:val="single"/>
          <w:lang w:eastAsia="x-none"/>
        </w:rPr>
        <w:t xml:space="preserve">the Son of man hath not where to lay </w:t>
      </w:r>
      <w:r w:rsidRPr="00015A55">
        <w:rPr>
          <w:rFonts w:ascii="Calibri" w:hAnsi="Calibri" w:cs="Calibri"/>
          <w:b/>
          <w:bCs/>
          <w:i/>
          <w:iCs/>
          <w:color w:val="EE0000"/>
          <w:u w:val="single"/>
          <w:lang w:eastAsia="x-none"/>
        </w:rPr>
        <w:t>his</w:t>
      </w:r>
      <w:r w:rsidRPr="00015A55">
        <w:rPr>
          <w:rFonts w:ascii="Calibri" w:hAnsi="Calibri" w:cs="Calibri"/>
          <w:b/>
          <w:bCs/>
          <w:color w:val="EE0000"/>
          <w:u w:val="single"/>
          <w:lang w:eastAsia="x-none"/>
        </w:rPr>
        <w:t xml:space="preserve"> head.</w:t>
      </w:r>
      <w:r w:rsidRPr="00015A55">
        <w:rPr>
          <w:rFonts w:ascii="Calibri" w:hAnsi="Calibri" w:cs="Calibri"/>
          <w:color w:val="EE0000"/>
          <w:lang w:eastAsia="x-none"/>
        </w:rPr>
        <w:t> </w:t>
      </w:r>
    </w:p>
    <w:p w14:paraId="1208977A" w14:textId="77777777" w:rsidR="008023B2" w:rsidRDefault="008023B2" w:rsidP="001A7F4E">
      <w:pPr>
        <w:pStyle w:val="BODY"/>
        <w:widowControl w:val="0"/>
        <w:spacing w:before="60" w:after="60"/>
        <w:ind w:left="720" w:right="1440"/>
        <w:jc w:val="both"/>
        <w:rPr>
          <w:rFonts w:ascii="Calibri" w:hAnsi="Calibri" w:cs="Calibri"/>
          <w:lang w:eastAsia="x-none"/>
        </w:rPr>
      </w:pPr>
    </w:p>
    <w:p w14:paraId="3B7D1887" w14:textId="1752CEDE" w:rsidR="008023B2" w:rsidRPr="00015A55" w:rsidRDefault="008023B2" w:rsidP="001A7F4E">
      <w:pPr>
        <w:pStyle w:val="BODY"/>
        <w:widowControl w:val="0"/>
        <w:spacing w:before="60" w:after="60"/>
        <w:ind w:left="720" w:right="1440"/>
        <w:jc w:val="both"/>
        <w:rPr>
          <w:rFonts w:ascii="Calibri" w:hAnsi="Calibri" w:cs="Calibri"/>
          <w:color w:val="000000" w:themeColor="text1"/>
          <w:lang w:eastAsia="x-none"/>
        </w:rPr>
      </w:pPr>
      <w:r w:rsidRPr="008023B2">
        <w:rPr>
          <w:rFonts w:ascii="Calibri" w:hAnsi="Calibri" w:cs="Calibri"/>
          <w:color w:val="EE0000"/>
          <w:lang w:eastAsia="x-none"/>
        </w:rPr>
        <w:t xml:space="preserve">Col 1:18  </w:t>
      </w:r>
      <w:r w:rsidRPr="00015A55">
        <w:rPr>
          <w:rFonts w:ascii="Calibri" w:hAnsi="Calibri" w:cs="Calibri"/>
          <w:color w:val="000000" w:themeColor="text1"/>
          <w:lang w:eastAsia="x-none"/>
        </w:rPr>
        <w:t xml:space="preserve">And </w:t>
      </w:r>
      <w:r w:rsidRPr="00015A55">
        <w:rPr>
          <w:rFonts w:ascii="Calibri" w:hAnsi="Calibri" w:cs="Calibri"/>
          <w:b/>
          <w:bCs/>
          <w:color w:val="000000" w:themeColor="text1"/>
          <w:u w:val="single"/>
          <w:lang w:eastAsia="x-none"/>
        </w:rPr>
        <w:t>he is the head of the body, the church</w:t>
      </w:r>
      <w:r w:rsidRPr="00015A55">
        <w:rPr>
          <w:rFonts w:ascii="Calibri" w:hAnsi="Calibri" w:cs="Calibri"/>
          <w:color w:val="000000" w:themeColor="text1"/>
          <w:lang w:eastAsia="x-none"/>
        </w:rPr>
        <w:t xml:space="preserve">: who is </w:t>
      </w:r>
      <w:r w:rsidRPr="00015A55">
        <w:rPr>
          <w:rFonts w:ascii="Calibri" w:hAnsi="Calibri" w:cs="Calibri"/>
          <w:b/>
          <w:bCs/>
          <w:color w:val="000000" w:themeColor="text1"/>
          <w:u w:val="single"/>
          <w:lang w:eastAsia="x-none"/>
        </w:rPr>
        <w:t>the beginning</w:t>
      </w:r>
      <w:r w:rsidRPr="00015A55">
        <w:rPr>
          <w:rFonts w:ascii="Calibri" w:hAnsi="Calibri" w:cs="Calibri"/>
          <w:color w:val="000000" w:themeColor="text1"/>
          <w:lang w:eastAsia="x-none"/>
        </w:rPr>
        <w:t xml:space="preserve">, the </w:t>
      </w:r>
      <w:r w:rsidRPr="00015A55">
        <w:rPr>
          <w:rFonts w:ascii="Calibri" w:hAnsi="Calibri" w:cs="Calibri"/>
          <w:b/>
          <w:bCs/>
          <w:color w:val="000000" w:themeColor="text1"/>
          <w:u w:val="single"/>
          <w:lang w:eastAsia="x-none"/>
        </w:rPr>
        <w:t>firstborn from the dead</w:t>
      </w:r>
      <w:r w:rsidRPr="00015A55">
        <w:rPr>
          <w:rFonts w:ascii="Calibri" w:hAnsi="Calibri" w:cs="Calibri"/>
          <w:color w:val="000000" w:themeColor="text1"/>
          <w:lang w:eastAsia="x-none"/>
        </w:rPr>
        <w:t xml:space="preserve">; that in all </w:t>
      </w:r>
      <w:r w:rsidRPr="00015A55">
        <w:rPr>
          <w:rFonts w:ascii="Calibri" w:hAnsi="Calibri" w:cs="Calibri"/>
          <w:i/>
          <w:iCs/>
          <w:color w:val="000000" w:themeColor="text1"/>
          <w:lang w:eastAsia="x-none"/>
        </w:rPr>
        <w:t>things</w:t>
      </w:r>
      <w:r w:rsidRPr="00015A55">
        <w:rPr>
          <w:rFonts w:ascii="Calibri" w:hAnsi="Calibri" w:cs="Calibri"/>
          <w:color w:val="000000" w:themeColor="text1"/>
          <w:lang w:eastAsia="x-none"/>
        </w:rPr>
        <w:t xml:space="preserve"> he might have the preeminence. </w:t>
      </w:r>
    </w:p>
    <w:p w14:paraId="42BDBA34" w14:textId="77777777" w:rsidR="008023B2" w:rsidRDefault="008023B2" w:rsidP="001A7F4E">
      <w:pPr>
        <w:pStyle w:val="BODY"/>
        <w:widowControl w:val="0"/>
        <w:spacing w:before="60" w:after="60"/>
        <w:ind w:left="720" w:right="1440"/>
        <w:jc w:val="both"/>
        <w:rPr>
          <w:rFonts w:ascii="Calibri" w:hAnsi="Calibri" w:cs="Calibri"/>
          <w:color w:val="EE0000"/>
          <w:lang w:eastAsia="x-none"/>
        </w:rPr>
      </w:pPr>
    </w:p>
    <w:p w14:paraId="14AA8508" w14:textId="77777777" w:rsidR="008023B2" w:rsidRDefault="008023B2" w:rsidP="008023B2">
      <w:pPr>
        <w:rPr>
          <w:rFonts w:ascii="Calibri" w:hAnsi="Calibri" w:cs="Calibri"/>
        </w:rPr>
      </w:pPr>
    </w:p>
    <w:p w14:paraId="3C10D1B2" w14:textId="52895CF2" w:rsidR="008023B2" w:rsidRPr="00F205B4" w:rsidRDefault="008023B2" w:rsidP="008023B2">
      <w:pPr>
        <w:rPr>
          <w:rFonts w:ascii="Calibri" w:hAnsi="Calibri" w:cs="Calibri"/>
          <w:sz w:val="26"/>
          <w:szCs w:val="26"/>
        </w:rPr>
      </w:pPr>
      <w:r w:rsidRPr="00F205B4">
        <w:rPr>
          <w:rFonts w:ascii="Calibri" w:hAnsi="Calibri" w:cs="Calibri"/>
          <w:sz w:val="26"/>
          <w:szCs w:val="26"/>
        </w:rPr>
        <w:t>If the first coming of Christ is the “Word made flesh” in one Man, the King and Head of the Body, then what would the Second Coming look like?</w:t>
      </w:r>
    </w:p>
    <w:p w14:paraId="76120A4D" w14:textId="77777777" w:rsidR="008023B2" w:rsidRDefault="008023B2" w:rsidP="008023B2">
      <w:pPr>
        <w:rPr>
          <w:rFonts w:ascii="Calibri" w:hAnsi="Calibri" w:cs="Calibri"/>
        </w:rPr>
      </w:pPr>
    </w:p>
    <w:p w14:paraId="71EB2AFA" w14:textId="77777777" w:rsidR="008023B2" w:rsidRPr="00191331" w:rsidRDefault="008023B2" w:rsidP="008023B2">
      <w:pPr>
        <w:pStyle w:val="BODY"/>
        <w:widowControl w:val="0"/>
        <w:spacing w:before="60" w:after="60"/>
        <w:ind w:left="720" w:right="1440"/>
        <w:jc w:val="both"/>
        <w:rPr>
          <w:rFonts w:ascii="Calibri" w:hAnsi="Calibri" w:cs="Calibri"/>
          <w:color w:val="auto"/>
          <w:lang w:eastAsia="x-none"/>
        </w:rPr>
      </w:pPr>
      <w:r w:rsidRPr="008023B2">
        <w:rPr>
          <w:rFonts w:ascii="Calibri" w:hAnsi="Calibri" w:cs="Calibri"/>
          <w:color w:val="EE0000"/>
          <w:lang w:eastAsia="x-none"/>
        </w:rPr>
        <w:t xml:space="preserve">Rom 8:19  </w:t>
      </w:r>
      <w:r w:rsidRPr="00191331">
        <w:rPr>
          <w:rFonts w:ascii="Calibri" w:hAnsi="Calibri" w:cs="Calibri"/>
          <w:color w:val="auto"/>
          <w:lang w:eastAsia="x-none"/>
        </w:rPr>
        <w:t xml:space="preserve">For the earnest expectation of the creature waiteth for </w:t>
      </w:r>
      <w:r w:rsidRPr="00191331">
        <w:rPr>
          <w:rFonts w:ascii="Calibri" w:hAnsi="Calibri" w:cs="Calibri"/>
          <w:b/>
          <w:bCs/>
          <w:color w:val="auto"/>
          <w:u w:val="single"/>
          <w:lang w:eastAsia="x-none"/>
        </w:rPr>
        <w:t>the manifestation of the sons of God. </w:t>
      </w:r>
    </w:p>
    <w:p w14:paraId="65DCA10B" w14:textId="77777777" w:rsidR="008023B2" w:rsidRPr="00191331" w:rsidRDefault="008023B2" w:rsidP="008023B2">
      <w:pPr>
        <w:pStyle w:val="BODY"/>
        <w:widowControl w:val="0"/>
        <w:spacing w:before="60" w:after="60"/>
        <w:ind w:left="720" w:right="1440"/>
        <w:jc w:val="both"/>
        <w:rPr>
          <w:rFonts w:ascii="Calibri" w:hAnsi="Calibri" w:cs="Calibri"/>
          <w:color w:val="auto"/>
          <w:lang w:eastAsia="x-none"/>
        </w:rPr>
      </w:pPr>
      <w:r w:rsidRPr="00191331">
        <w:rPr>
          <w:rFonts w:ascii="Calibri" w:hAnsi="Calibri" w:cs="Calibri"/>
          <w:color w:val="auto"/>
          <w:lang w:eastAsia="x-none"/>
        </w:rPr>
        <w:t xml:space="preserve">Rom 8:20  For the creature was made subject to vanity, not willingly, but by reason of him who hath subjected </w:t>
      </w:r>
      <w:r w:rsidRPr="00191331">
        <w:rPr>
          <w:rFonts w:ascii="Calibri" w:hAnsi="Calibri" w:cs="Calibri"/>
          <w:i/>
          <w:iCs/>
          <w:color w:val="auto"/>
          <w:lang w:eastAsia="x-none"/>
        </w:rPr>
        <w:t>the same</w:t>
      </w:r>
      <w:r w:rsidRPr="00191331">
        <w:rPr>
          <w:rFonts w:ascii="Calibri" w:hAnsi="Calibri" w:cs="Calibri"/>
          <w:color w:val="auto"/>
          <w:lang w:eastAsia="x-none"/>
        </w:rPr>
        <w:t xml:space="preserve"> in hope, </w:t>
      </w:r>
    </w:p>
    <w:p w14:paraId="566889FC" w14:textId="55D51A47" w:rsidR="008023B2" w:rsidRPr="00191331" w:rsidRDefault="008023B2" w:rsidP="008023B2">
      <w:pPr>
        <w:ind w:left="720" w:right="1440"/>
        <w:jc w:val="both"/>
        <w:rPr>
          <w:rFonts w:ascii="Calibri" w:hAnsi="Calibri" w:cs="Calibri"/>
          <w:b/>
          <w:bCs/>
          <w:u w:val="single"/>
          <w:lang w:eastAsia="x-none"/>
        </w:rPr>
      </w:pPr>
      <w:r w:rsidRPr="00191331">
        <w:rPr>
          <w:rFonts w:ascii="Calibri" w:hAnsi="Calibri" w:cs="Calibri"/>
          <w:lang w:eastAsia="x-none"/>
        </w:rPr>
        <w:t xml:space="preserve">Rom </w:t>
      </w:r>
      <w:proofErr w:type="gramStart"/>
      <w:r w:rsidRPr="00191331">
        <w:rPr>
          <w:rFonts w:ascii="Calibri" w:hAnsi="Calibri" w:cs="Calibri"/>
          <w:lang w:eastAsia="x-none"/>
        </w:rPr>
        <w:t>8:21  Because</w:t>
      </w:r>
      <w:proofErr w:type="gramEnd"/>
      <w:r w:rsidRPr="00191331">
        <w:rPr>
          <w:rFonts w:ascii="Calibri" w:hAnsi="Calibri" w:cs="Calibri"/>
          <w:lang w:eastAsia="x-none"/>
        </w:rPr>
        <w:t xml:space="preserve"> </w:t>
      </w:r>
      <w:r w:rsidRPr="00191331">
        <w:rPr>
          <w:rFonts w:ascii="Calibri" w:hAnsi="Calibri" w:cs="Calibri"/>
          <w:b/>
          <w:bCs/>
          <w:u w:val="single"/>
          <w:lang w:eastAsia="x-none"/>
        </w:rPr>
        <w:t>the creature</w:t>
      </w:r>
      <w:r w:rsidR="00756BA9" w:rsidRPr="00191331">
        <w:rPr>
          <w:rFonts w:ascii="Calibri" w:hAnsi="Calibri" w:cs="Calibri"/>
          <w:lang w:eastAsia="x-none"/>
        </w:rPr>
        <w:t xml:space="preserve"> (creation)</w:t>
      </w:r>
      <w:r w:rsidRPr="00191331">
        <w:rPr>
          <w:rFonts w:ascii="Calibri" w:hAnsi="Calibri" w:cs="Calibri"/>
          <w:lang w:eastAsia="x-none"/>
        </w:rPr>
        <w:t xml:space="preserve"> itself also shall be </w:t>
      </w:r>
      <w:r w:rsidRPr="00191331">
        <w:rPr>
          <w:rFonts w:ascii="Calibri" w:hAnsi="Calibri" w:cs="Calibri"/>
          <w:b/>
          <w:bCs/>
          <w:u w:val="single"/>
          <w:lang w:eastAsia="x-none"/>
        </w:rPr>
        <w:t>delivered from the bondage of corruption</w:t>
      </w:r>
      <w:r w:rsidRPr="00191331">
        <w:rPr>
          <w:rFonts w:ascii="Calibri" w:hAnsi="Calibri" w:cs="Calibri"/>
          <w:lang w:eastAsia="x-none"/>
        </w:rPr>
        <w:t xml:space="preserve"> into the </w:t>
      </w:r>
      <w:r w:rsidRPr="00191331">
        <w:rPr>
          <w:rFonts w:ascii="Calibri" w:hAnsi="Calibri" w:cs="Calibri"/>
          <w:b/>
          <w:bCs/>
          <w:u w:val="single"/>
          <w:lang w:eastAsia="x-none"/>
        </w:rPr>
        <w:t>glorious liberty</w:t>
      </w:r>
      <w:r w:rsidR="00756BA9" w:rsidRPr="00191331">
        <w:rPr>
          <w:rFonts w:ascii="Calibri" w:hAnsi="Calibri" w:cs="Calibri"/>
          <w:b/>
          <w:bCs/>
          <w:u w:val="single"/>
          <w:lang w:eastAsia="x-none"/>
        </w:rPr>
        <w:t xml:space="preserve"> </w:t>
      </w:r>
      <w:r w:rsidR="00756BA9" w:rsidRPr="00191331">
        <w:rPr>
          <w:rFonts w:ascii="Calibri" w:hAnsi="Calibri" w:cs="Calibri"/>
          <w:lang w:eastAsia="x-none"/>
        </w:rPr>
        <w:t>(</w:t>
      </w:r>
      <w:r w:rsidR="00756BA9" w:rsidRPr="00191331">
        <w:rPr>
          <w:rFonts w:ascii="Calibri" w:hAnsi="Calibri" w:cs="Calibri"/>
          <w:i/>
          <w:iCs/>
          <w:lang w:eastAsia="x-none"/>
        </w:rPr>
        <w:t>liberty of the glory</w:t>
      </w:r>
      <w:r w:rsidR="00756BA9" w:rsidRPr="00191331">
        <w:rPr>
          <w:rFonts w:ascii="Calibri" w:hAnsi="Calibri" w:cs="Calibri"/>
          <w:lang w:eastAsia="x-none"/>
        </w:rPr>
        <w:t>)</w:t>
      </w:r>
      <w:r w:rsidRPr="00191331">
        <w:rPr>
          <w:rFonts w:ascii="Calibri" w:hAnsi="Calibri" w:cs="Calibri"/>
          <w:b/>
          <w:bCs/>
          <w:u w:val="single"/>
          <w:lang w:eastAsia="x-none"/>
        </w:rPr>
        <w:t xml:space="preserve"> of the children of God. </w:t>
      </w:r>
    </w:p>
    <w:p w14:paraId="3905F479" w14:textId="77777777" w:rsidR="00211A8A" w:rsidRPr="00191331" w:rsidRDefault="00211A8A" w:rsidP="008023B2">
      <w:pPr>
        <w:ind w:left="720" w:right="1440"/>
        <w:jc w:val="both"/>
        <w:rPr>
          <w:rFonts w:ascii="Calibri" w:hAnsi="Calibri" w:cs="Calibri"/>
          <w:b/>
          <w:bCs/>
          <w:u w:val="single"/>
        </w:rPr>
      </w:pPr>
    </w:p>
    <w:p w14:paraId="41DEB08E" w14:textId="4302CD01" w:rsidR="00211A8A" w:rsidRPr="00191331" w:rsidRDefault="00211A8A" w:rsidP="008023B2">
      <w:pPr>
        <w:ind w:left="720" w:right="1440"/>
        <w:jc w:val="both"/>
        <w:rPr>
          <w:rFonts w:ascii="Calibri" w:hAnsi="Calibri" w:cs="Calibri"/>
          <w:lang w:eastAsia="x-none"/>
        </w:rPr>
      </w:pPr>
      <w:r w:rsidRPr="00191331">
        <w:rPr>
          <w:rFonts w:ascii="Calibri" w:hAnsi="Calibri" w:cs="Calibri"/>
          <w:color w:val="EE0000"/>
          <w:lang w:eastAsia="x-none"/>
        </w:rPr>
        <w:t xml:space="preserve">Rom </w:t>
      </w:r>
      <w:proofErr w:type="gramStart"/>
      <w:r w:rsidRPr="00191331">
        <w:rPr>
          <w:rFonts w:ascii="Calibri" w:hAnsi="Calibri" w:cs="Calibri"/>
          <w:color w:val="EE0000"/>
          <w:lang w:eastAsia="x-none"/>
        </w:rPr>
        <w:t xml:space="preserve">8:18  </w:t>
      </w:r>
      <w:r w:rsidRPr="00191331">
        <w:rPr>
          <w:rFonts w:ascii="Calibri" w:hAnsi="Calibri" w:cs="Calibri"/>
          <w:lang w:eastAsia="x-none"/>
        </w:rPr>
        <w:t>For</w:t>
      </w:r>
      <w:proofErr w:type="gramEnd"/>
      <w:r w:rsidRPr="00191331">
        <w:rPr>
          <w:rFonts w:ascii="Calibri" w:hAnsi="Calibri" w:cs="Calibri"/>
          <w:lang w:eastAsia="x-none"/>
        </w:rPr>
        <w:t xml:space="preserve"> I reckon that the sufferings of this present time </w:t>
      </w:r>
      <w:r w:rsidRPr="00191331">
        <w:rPr>
          <w:rFonts w:ascii="Calibri" w:hAnsi="Calibri" w:cs="Calibri"/>
          <w:i/>
          <w:iCs/>
          <w:lang w:eastAsia="x-none"/>
        </w:rPr>
        <w:t>are</w:t>
      </w:r>
      <w:r w:rsidRPr="00191331">
        <w:rPr>
          <w:rFonts w:ascii="Calibri" w:hAnsi="Calibri" w:cs="Calibri"/>
          <w:lang w:eastAsia="x-none"/>
        </w:rPr>
        <w:t xml:space="preserve"> not worthy </w:t>
      </w:r>
      <w:r w:rsidRPr="00191331">
        <w:rPr>
          <w:rFonts w:ascii="Calibri" w:hAnsi="Calibri" w:cs="Calibri"/>
          <w:i/>
          <w:iCs/>
          <w:lang w:eastAsia="x-none"/>
        </w:rPr>
        <w:t>to be compared</w:t>
      </w:r>
      <w:r w:rsidRPr="00191331">
        <w:rPr>
          <w:rFonts w:ascii="Calibri" w:hAnsi="Calibri" w:cs="Calibri"/>
          <w:lang w:eastAsia="x-none"/>
        </w:rPr>
        <w:t xml:space="preserve"> with the glory which shall be revealed in us. </w:t>
      </w:r>
    </w:p>
    <w:p w14:paraId="16B50B75" w14:textId="77777777" w:rsidR="00211A8A" w:rsidRPr="00191331" w:rsidRDefault="00211A8A" w:rsidP="008023B2">
      <w:pPr>
        <w:ind w:left="720" w:right="1440"/>
        <w:jc w:val="both"/>
        <w:rPr>
          <w:rFonts w:ascii="Calibri" w:hAnsi="Calibri" w:cs="Calibri"/>
          <w:b/>
          <w:bCs/>
          <w:u w:val="single"/>
        </w:rPr>
      </w:pPr>
    </w:p>
    <w:p w14:paraId="23EF83F6" w14:textId="1C60CD40" w:rsidR="00211A8A" w:rsidRPr="00191331" w:rsidRDefault="00211A8A" w:rsidP="008023B2">
      <w:pPr>
        <w:ind w:left="720" w:right="1440"/>
        <w:jc w:val="both"/>
        <w:rPr>
          <w:rFonts w:ascii="Calibri" w:hAnsi="Calibri" w:cs="Calibri"/>
          <w:b/>
          <w:bCs/>
          <w:u w:val="single"/>
        </w:rPr>
      </w:pPr>
      <w:r w:rsidRPr="00191331">
        <w:rPr>
          <w:rFonts w:ascii="Calibri" w:hAnsi="Calibri" w:cs="Calibri"/>
          <w:color w:val="EE0000"/>
          <w:lang w:eastAsia="x-none"/>
        </w:rPr>
        <w:t xml:space="preserve">2Th </w:t>
      </w:r>
      <w:proofErr w:type="gramStart"/>
      <w:r w:rsidRPr="00191331">
        <w:rPr>
          <w:rFonts w:ascii="Calibri" w:hAnsi="Calibri" w:cs="Calibri"/>
          <w:color w:val="EE0000"/>
          <w:lang w:eastAsia="x-none"/>
        </w:rPr>
        <w:t xml:space="preserve">1:10  </w:t>
      </w:r>
      <w:r w:rsidRPr="00191331">
        <w:rPr>
          <w:rFonts w:ascii="Calibri" w:hAnsi="Calibri" w:cs="Calibri"/>
          <w:lang w:eastAsia="x-none"/>
        </w:rPr>
        <w:t>When</w:t>
      </w:r>
      <w:proofErr w:type="gramEnd"/>
      <w:r w:rsidRPr="00191331">
        <w:rPr>
          <w:rFonts w:ascii="Calibri" w:hAnsi="Calibri" w:cs="Calibri"/>
          <w:lang w:eastAsia="x-none"/>
        </w:rPr>
        <w:t xml:space="preserve"> he shall </w:t>
      </w:r>
      <w:r w:rsidRPr="00191331">
        <w:rPr>
          <w:rFonts w:ascii="Calibri" w:hAnsi="Calibri" w:cs="Calibri"/>
          <w:b/>
          <w:bCs/>
          <w:u w:val="single"/>
          <w:lang w:eastAsia="x-none"/>
        </w:rPr>
        <w:t>come to be glorified in his saints</w:t>
      </w:r>
      <w:r w:rsidRPr="00191331">
        <w:rPr>
          <w:rFonts w:ascii="Calibri" w:hAnsi="Calibri" w:cs="Calibri"/>
          <w:lang w:eastAsia="x-none"/>
        </w:rPr>
        <w:t xml:space="preserve">, and </w:t>
      </w:r>
      <w:r w:rsidRPr="00191331">
        <w:rPr>
          <w:rFonts w:ascii="Calibri" w:hAnsi="Calibri" w:cs="Calibri"/>
          <w:b/>
          <w:bCs/>
          <w:u w:val="single"/>
          <w:lang w:eastAsia="x-none"/>
        </w:rPr>
        <w:t xml:space="preserve">to be admired in </w:t>
      </w:r>
      <w:proofErr w:type="gramStart"/>
      <w:r w:rsidRPr="00191331">
        <w:rPr>
          <w:rFonts w:ascii="Calibri" w:hAnsi="Calibri" w:cs="Calibri"/>
          <w:b/>
          <w:bCs/>
          <w:u w:val="single"/>
          <w:lang w:eastAsia="x-none"/>
        </w:rPr>
        <w:t>all</w:t>
      </w:r>
      <w:proofErr w:type="gramEnd"/>
      <w:r w:rsidRPr="00191331">
        <w:rPr>
          <w:rFonts w:ascii="Calibri" w:hAnsi="Calibri" w:cs="Calibri"/>
          <w:b/>
          <w:bCs/>
          <w:u w:val="single"/>
          <w:lang w:eastAsia="x-none"/>
        </w:rPr>
        <w:t xml:space="preserve"> them</w:t>
      </w:r>
      <w:r w:rsidRPr="00191331">
        <w:rPr>
          <w:rFonts w:ascii="Calibri" w:hAnsi="Calibri" w:cs="Calibri"/>
          <w:lang w:eastAsia="x-none"/>
        </w:rPr>
        <w:t xml:space="preserve"> that believe…</w:t>
      </w:r>
    </w:p>
    <w:p w14:paraId="3F9D1841" w14:textId="77777777" w:rsidR="008023B2" w:rsidRDefault="008023B2" w:rsidP="008023B2">
      <w:pPr>
        <w:rPr>
          <w:rFonts w:ascii="Calibri" w:hAnsi="Calibri" w:cs="Calibri"/>
        </w:rPr>
      </w:pPr>
    </w:p>
    <w:p w14:paraId="0177FF25" w14:textId="5761CD35" w:rsidR="00211A8A" w:rsidRPr="005B6DF6" w:rsidRDefault="005872C5" w:rsidP="008023B2">
      <w:pPr>
        <w:rPr>
          <w:rFonts w:ascii="Calibri" w:hAnsi="Calibri" w:cs="Calibri"/>
          <w:sz w:val="26"/>
          <w:szCs w:val="26"/>
        </w:rPr>
      </w:pPr>
      <w:r w:rsidRPr="005B6DF6">
        <w:rPr>
          <w:rFonts w:ascii="Calibri" w:hAnsi="Calibri" w:cs="Calibri"/>
          <w:sz w:val="26"/>
          <w:szCs w:val="26"/>
        </w:rPr>
        <w:t xml:space="preserve">When does Christ, the Head, come to be “glorified in his saints” and when is He going to be “admired in </w:t>
      </w:r>
      <w:proofErr w:type="gramStart"/>
      <w:r w:rsidRPr="005B6DF6">
        <w:rPr>
          <w:rFonts w:ascii="Calibri" w:hAnsi="Calibri" w:cs="Calibri"/>
          <w:sz w:val="26"/>
          <w:szCs w:val="26"/>
        </w:rPr>
        <w:t>all</w:t>
      </w:r>
      <w:proofErr w:type="gramEnd"/>
      <w:r w:rsidRPr="005B6DF6">
        <w:rPr>
          <w:rFonts w:ascii="Calibri" w:hAnsi="Calibri" w:cs="Calibri"/>
          <w:sz w:val="26"/>
          <w:szCs w:val="26"/>
        </w:rPr>
        <w:t xml:space="preserve"> them that believe”</w:t>
      </w:r>
      <w:r w:rsidR="007755A1">
        <w:rPr>
          <w:rFonts w:ascii="Calibri" w:hAnsi="Calibri" w:cs="Calibri"/>
          <w:sz w:val="26"/>
          <w:szCs w:val="26"/>
        </w:rPr>
        <w:t>?</w:t>
      </w:r>
      <w:r w:rsidRPr="005B6DF6">
        <w:rPr>
          <w:rFonts w:ascii="Calibri" w:hAnsi="Calibri" w:cs="Calibri"/>
          <w:sz w:val="26"/>
          <w:szCs w:val="26"/>
        </w:rPr>
        <w:t xml:space="preserve"> Does it seem to you that it might be at the same time as the following scripture?</w:t>
      </w:r>
    </w:p>
    <w:p w14:paraId="6746E595" w14:textId="77777777" w:rsidR="005872C5" w:rsidRDefault="005872C5" w:rsidP="008023B2">
      <w:pPr>
        <w:rPr>
          <w:rFonts w:ascii="Calibri" w:hAnsi="Calibri" w:cs="Calibri"/>
        </w:rPr>
      </w:pPr>
    </w:p>
    <w:p w14:paraId="06DA8085" w14:textId="77777777" w:rsidR="005872C5" w:rsidRPr="007755A1" w:rsidRDefault="005872C5" w:rsidP="005872C5">
      <w:pPr>
        <w:pStyle w:val="BODY"/>
        <w:widowControl w:val="0"/>
        <w:spacing w:before="60" w:after="60"/>
        <w:ind w:left="720" w:right="1440"/>
        <w:jc w:val="both"/>
        <w:rPr>
          <w:rFonts w:ascii="Calibri" w:hAnsi="Calibri" w:cs="Calibri"/>
          <w:color w:val="auto"/>
          <w:lang w:eastAsia="x-none"/>
        </w:rPr>
      </w:pPr>
      <w:r w:rsidRPr="001A7F4E">
        <w:rPr>
          <w:rFonts w:ascii="Calibri" w:hAnsi="Calibri" w:cs="Calibri"/>
          <w:color w:val="EE0000"/>
          <w:lang w:eastAsia="x-none"/>
        </w:rPr>
        <w:t xml:space="preserve">Isa 60:1  </w:t>
      </w:r>
      <w:r w:rsidRPr="007755A1">
        <w:rPr>
          <w:rFonts w:ascii="Calibri" w:hAnsi="Calibri" w:cs="Calibri"/>
          <w:color w:val="auto"/>
          <w:lang w:eastAsia="x-none"/>
        </w:rPr>
        <w:t xml:space="preserve">Arise, shine; for thy light is come, and </w:t>
      </w:r>
      <w:r w:rsidRPr="007755A1">
        <w:rPr>
          <w:rFonts w:ascii="Calibri" w:hAnsi="Calibri" w:cs="Calibri"/>
          <w:b/>
          <w:bCs/>
          <w:color w:val="auto"/>
          <w:u w:val="single"/>
          <w:lang w:eastAsia="x-none"/>
        </w:rPr>
        <w:t>the glory of the LORD is risen upon thee</w:t>
      </w:r>
      <w:r w:rsidRPr="007755A1">
        <w:rPr>
          <w:rFonts w:ascii="Calibri" w:hAnsi="Calibri" w:cs="Calibri"/>
          <w:color w:val="auto"/>
          <w:lang w:eastAsia="x-none"/>
        </w:rPr>
        <w:t>. </w:t>
      </w:r>
    </w:p>
    <w:p w14:paraId="07813521" w14:textId="77777777" w:rsidR="005872C5" w:rsidRPr="007755A1" w:rsidRDefault="005872C5" w:rsidP="005872C5">
      <w:pPr>
        <w:pStyle w:val="BODY"/>
        <w:widowControl w:val="0"/>
        <w:spacing w:before="60" w:after="60"/>
        <w:ind w:left="720" w:right="1440"/>
        <w:jc w:val="both"/>
        <w:rPr>
          <w:rFonts w:ascii="Calibri" w:hAnsi="Calibri" w:cs="Calibri"/>
          <w:color w:val="auto"/>
          <w:lang w:eastAsia="x-none"/>
        </w:rPr>
      </w:pPr>
      <w:r w:rsidRPr="007755A1">
        <w:rPr>
          <w:rFonts w:ascii="Calibri" w:hAnsi="Calibri" w:cs="Calibri"/>
          <w:color w:val="auto"/>
          <w:lang w:eastAsia="x-none"/>
        </w:rPr>
        <w:t>Isa 60:2  For, behold, t</w:t>
      </w:r>
      <w:r w:rsidRPr="007755A1">
        <w:rPr>
          <w:rFonts w:ascii="Calibri" w:hAnsi="Calibri" w:cs="Calibri"/>
          <w:b/>
          <w:bCs/>
          <w:color w:val="auto"/>
          <w:u w:val="single"/>
          <w:lang w:eastAsia="x-none"/>
        </w:rPr>
        <w:t>he darkness shall cover the earth, and gross darkness the people</w:t>
      </w:r>
      <w:r w:rsidRPr="007755A1">
        <w:rPr>
          <w:rFonts w:ascii="Calibri" w:hAnsi="Calibri" w:cs="Calibri"/>
          <w:color w:val="auto"/>
          <w:lang w:eastAsia="x-none"/>
        </w:rPr>
        <w:t xml:space="preserve">: but the </w:t>
      </w:r>
      <w:r w:rsidRPr="007755A1">
        <w:rPr>
          <w:rFonts w:ascii="Calibri" w:hAnsi="Calibri" w:cs="Calibri"/>
          <w:b/>
          <w:bCs/>
          <w:color w:val="auto"/>
          <w:u w:val="single"/>
          <w:lang w:eastAsia="x-none"/>
        </w:rPr>
        <w:t>LORD shall arise upon thee</w:t>
      </w:r>
      <w:r w:rsidRPr="007755A1">
        <w:rPr>
          <w:rFonts w:ascii="Calibri" w:hAnsi="Calibri" w:cs="Calibri"/>
          <w:color w:val="auto"/>
          <w:lang w:eastAsia="x-none"/>
        </w:rPr>
        <w:t xml:space="preserve">, and </w:t>
      </w:r>
      <w:r w:rsidRPr="007755A1">
        <w:rPr>
          <w:rFonts w:ascii="Calibri" w:hAnsi="Calibri" w:cs="Calibri"/>
          <w:b/>
          <w:bCs/>
          <w:color w:val="auto"/>
          <w:u w:val="single"/>
          <w:lang w:eastAsia="x-none"/>
        </w:rPr>
        <w:t>his glory shall be seen upon thee.</w:t>
      </w:r>
      <w:r w:rsidRPr="007755A1">
        <w:rPr>
          <w:rFonts w:ascii="Calibri" w:hAnsi="Calibri" w:cs="Calibri"/>
          <w:color w:val="auto"/>
          <w:lang w:eastAsia="x-none"/>
        </w:rPr>
        <w:t> </w:t>
      </w:r>
    </w:p>
    <w:p w14:paraId="02DFD90E" w14:textId="77777777" w:rsidR="005872C5" w:rsidRPr="007755A1" w:rsidRDefault="005872C5" w:rsidP="005872C5">
      <w:pPr>
        <w:ind w:left="720" w:right="1440"/>
        <w:jc w:val="both"/>
        <w:rPr>
          <w:rFonts w:ascii="Calibri" w:hAnsi="Calibri" w:cs="Calibri"/>
          <w:lang w:eastAsia="x-none"/>
        </w:rPr>
      </w:pPr>
      <w:r w:rsidRPr="007755A1">
        <w:rPr>
          <w:rFonts w:ascii="Calibri" w:hAnsi="Calibri" w:cs="Calibri"/>
          <w:lang w:eastAsia="x-none"/>
        </w:rPr>
        <w:t xml:space="preserve">Isa </w:t>
      </w:r>
      <w:proofErr w:type="gramStart"/>
      <w:r w:rsidRPr="007755A1">
        <w:rPr>
          <w:rFonts w:ascii="Calibri" w:hAnsi="Calibri" w:cs="Calibri"/>
          <w:lang w:eastAsia="x-none"/>
        </w:rPr>
        <w:t>60:3  And</w:t>
      </w:r>
      <w:proofErr w:type="gramEnd"/>
      <w:r w:rsidRPr="007755A1">
        <w:rPr>
          <w:rFonts w:ascii="Calibri" w:hAnsi="Calibri" w:cs="Calibri"/>
          <w:lang w:eastAsia="x-none"/>
        </w:rPr>
        <w:t xml:space="preserve"> </w:t>
      </w:r>
      <w:r w:rsidRPr="007755A1">
        <w:rPr>
          <w:rFonts w:ascii="Calibri" w:hAnsi="Calibri" w:cs="Calibri"/>
          <w:b/>
          <w:bCs/>
          <w:u w:val="single"/>
          <w:lang w:eastAsia="x-none"/>
        </w:rPr>
        <w:t>the Gentiles shall come to thy light</w:t>
      </w:r>
      <w:r w:rsidRPr="007755A1">
        <w:rPr>
          <w:rFonts w:ascii="Calibri" w:hAnsi="Calibri" w:cs="Calibri"/>
          <w:lang w:eastAsia="x-none"/>
        </w:rPr>
        <w:t xml:space="preserve">, and </w:t>
      </w:r>
      <w:r w:rsidRPr="007755A1">
        <w:rPr>
          <w:rFonts w:ascii="Calibri" w:hAnsi="Calibri" w:cs="Calibri"/>
          <w:u w:val="single"/>
          <w:lang w:eastAsia="x-none"/>
        </w:rPr>
        <w:t xml:space="preserve">kings to the </w:t>
      </w:r>
      <w:r w:rsidRPr="007755A1">
        <w:rPr>
          <w:rFonts w:ascii="Calibri" w:hAnsi="Calibri" w:cs="Calibri"/>
          <w:b/>
          <w:bCs/>
          <w:u w:val="single"/>
          <w:lang w:eastAsia="x-none"/>
        </w:rPr>
        <w:t>brightness of thy rising</w:t>
      </w:r>
      <w:r w:rsidRPr="007755A1">
        <w:rPr>
          <w:rFonts w:ascii="Calibri" w:hAnsi="Calibri" w:cs="Calibri"/>
          <w:lang w:eastAsia="x-none"/>
        </w:rPr>
        <w:t>. </w:t>
      </w:r>
    </w:p>
    <w:p w14:paraId="24EF0C83" w14:textId="6096AC0D" w:rsidR="00211A8A" w:rsidRDefault="005872C5" w:rsidP="008023B2">
      <w:pPr>
        <w:rPr>
          <w:rFonts w:ascii="Calibri" w:hAnsi="Calibri" w:cs="Calibri"/>
        </w:rPr>
      </w:pPr>
      <w:r>
        <w:rPr>
          <w:rFonts w:ascii="Calibri" w:hAnsi="Calibri" w:cs="Calibri"/>
        </w:rPr>
        <w:t xml:space="preserve"> </w:t>
      </w:r>
    </w:p>
    <w:p w14:paraId="0A52B6A3" w14:textId="22B21F78" w:rsidR="005872C5" w:rsidRDefault="005872C5" w:rsidP="008023B2">
      <w:pPr>
        <w:rPr>
          <w:rFonts w:ascii="Calibri" w:hAnsi="Calibri" w:cs="Calibri"/>
          <w:sz w:val="26"/>
          <w:szCs w:val="26"/>
        </w:rPr>
      </w:pPr>
      <w:r w:rsidRPr="005872C5">
        <w:rPr>
          <w:rFonts w:ascii="Calibri" w:hAnsi="Calibri" w:cs="Calibri"/>
          <w:sz w:val="26"/>
          <w:szCs w:val="26"/>
        </w:rPr>
        <w:t xml:space="preserve">One would do well, oh seeker of prophets, to heed the </w:t>
      </w:r>
      <w:proofErr w:type="gramStart"/>
      <w:r w:rsidRPr="005872C5">
        <w:rPr>
          <w:rFonts w:ascii="Calibri" w:hAnsi="Calibri" w:cs="Calibri"/>
          <w:sz w:val="26"/>
          <w:szCs w:val="26"/>
        </w:rPr>
        <w:t>more sure</w:t>
      </w:r>
      <w:proofErr w:type="gramEnd"/>
      <w:r w:rsidRPr="005872C5">
        <w:rPr>
          <w:rFonts w:ascii="Calibri" w:hAnsi="Calibri" w:cs="Calibri"/>
          <w:sz w:val="26"/>
          <w:szCs w:val="26"/>
        </w:rPr>
        <w:t xml:space="preserve"> word of prophesy:</w:t>
      </w:r>
    </w:p>
    <w:p w14:paraId="3675061E" w14:textId="77777777" w:rsidR="00C86913" w:rsidRPr="005872C5" w:rsidRDefault="00C86913" w:rsidP="008023B2">
      <w:pPr>
        <w:rPr>
          <w:rFonts w:ascii="Calibri" w:hAnsi="Calibri" w:cs="Calibri"/>
          <w:sz w:val="26"/>
          <w:szCs w:val="26"/>
        </w:rPr>
      </w:pPr>
    </w:p>
    <w:p w14:paraId="48D04BAC" w14:textId="7A788957" w:rsidR="005872C5" w:rsidRPr="005B6DF6" w:rsidRDefault="004C5AC7" w:rsidP="005B6DF6">
      <w:pPr>
        <w:ind w:left="720" w:right="1440"/>
        <w:jc w:val="both"/>
        <w:rPr>
          <w:rFonts w:ascii="Calibri" w:hAnsi="Calibri" w:cs="Calibri"/>
          <w:lang w:eastAsia="x-none"/>
        </w:rPr>
      </w:pPr>
      <w:r w:rsidRPr="005B6DF6">
        <w:rPr>
          <w:rFonts w:ascii="Calibri" w:hAnsi="Calibri" w:cs="Calibri"/>
          <w:color w:val="EE0000"/>
          <w:lang w:eastAsia="x-none"/>
        </w:rPr>
        <w:t xml:space="preserve">2Pe </w:t>
      </w:r>
      <w:proofErr w:type="gramStart"/>
      <w:r w:rsidRPr="005B6DF6">
        <w:rPr>
          <w:rFonts w:ascii="Calibri" w:hAnsi="Calibri" w:cs="Calibri"/>
          <w:color w:val="EE0000"/>
          <w:lang w:eastAsia="x-none"/>
        </w:rPr>
        <w:t xml:space="preserve">1:19  </w:t>
      </w:r>
      <w:r w:rsidRPr="007755A1">
        <w:rPr>
          <w:rFonts w:ascii="Calibri" w:hAnsi="Calibri" w:cs="Calibri"/>
          <w:lang w:eastAsia="x-none"/>
        </w:rPr>
        <w:t>We</w:t>
      </w:r>
      <w:proofErr w:type="gramEnd"/>
      <w:r w:rsidRPr="007755A1">
        <w:rPr>
          <w:rFonts w:ascii="Calibri" w:hAnsi="Calibri" w:cs="Calibri"/>
          <w:lang w:eastAsia="x-none"/>
        </w:rPr>
        <w:t xml:space="preserve"> have also </w:t>
      </w:r>
      <w:r w:rsidRPr="007755A1">
        <w:rPr>
          <w:rFonts w:ascii="Calibri" w:hAnsi="Calibri" w:cs="Calibri"/>
          <w:b/>
          <w:bCs/>
          <w:u w:val="single"/>
          <w:lang w:eastAsia="x-none"/>
        </w:rPr>
        <w:t xml:space="preserve">a </w:t>
      </w:r>
      <w:proofErr w:type="gramStart"/>
      <w:r w:rsidRPr="007755A1">
        <w:rPr>
          <w:rFonts w:ascii="Calibri" w:hAnsi="Calibri" w:cs="Calibri"/>
          <w:b/>
          <w:bCs/>
          <w:u w:val="single"/>
          <w:lang w:eastAsia="x-none"/>
        </w:rPr>
        <w:t>more sure</w:t>
      </w:r>
      <w:proofErr w:type="gramEnd"/>
      <w:r w:rsidRPr="007755A1">
        <w:rPr>
          <w:rFonts w:ascii="Calibri" w:hAnsi="Calibri" w:cs="Calibri"/>
          <w:b/>
          <w:bCs/>
          <w:u w:val="single"/>
          <w:lang w:eastAsia="x-none"/>
        </w:rPr>
        <w:t xml:space="preserve"> word of prophecy</w:t>
      </w:r>
      <w:r w:rsidRPr="007755A1">
        <w:rPr>
          <w:rFonts w:ascii="Calibri" w:hAnsi="Calibri" w:cs="Calibri"/>
          <w:lang w:eastAsia="x-none"/>
        </w:rPr>
        <w:t xml:space="preserve">; whereunto ye </w:t>
      </w:r>
      <w:r w:rsidRPr="007755A1">
        <w:rPr>
          <w:rFonts w:ascii="Calibri" w:hAnsi="Calibri" w:cs="Calibri"/>
          <w:b/>
          <w:bCs/>
          <w:u w:val="single"/>
          <w:lang w:eastAsia="x-none"/>
        </w:rPr>
        <w:t>do well that ye take heed</w:t>
      </w:r>
      <w:r w:rsidRPr="007755A1">
        <w:rPr>
          <w:rFonts w:ascii="Calibri" w:hAnsi="Calibri" w:cs="Calibri"/>
          <w:lang w:eastAsia="x-none"/>
        </w:rPr>
        <w:t>, as unto a light that shineth in a dark place, until the day dawn, and the day star arise in your hearts…</w:t>
      </w:r>
    </w:p>
    <w:p w14:paraId="2A86B1FD" w14:textId="77777777" w:rsidR="004C5AC7" w:rsidRPr="005B6DF6" w:rsidRDefault="004C5AC7" w:rsidP="005B6DF6">
      <w:pPr>
        <w:ind w:left="720" w:right="1440"/>
        <w:jc w:val="both"/>
        <w:rPr>
          <w:rFonts w:ascii="Calibri" w:hAnsi="Calibri" w:cs="Calibri"/>
          <w:lang w:eastAsia="x-none"/>
        </w:rPr>
      </w:pPr>
    </w:p>
    <w:p w14:paraId="67F1F351" w14:textId="64BDD236" w:rsidR="004C5AC7" w:rsidRPr="005B6DF6" w:rsidRDefault="004C5AC7" w:rsidP="005B6DF6">
      <w:pPr>
        <w:ind w:left="720" w:right="1440"/>
        <w:jc w:val="both"/>
        <w:rPr>
          <w:rFonts w:ascii="Calibri" w:hAnsi="Calibri" w:cs="Calibri"/>
          <w:lang w:eastAsia="x-none"/>
        </w:rPr>
      </w:pPr>
      <w:r w:rsidRPr="005B6DF6">
        <w:rPr>
          <w:rFonts w:ascii="Calibri" w:hAnsi="Calibri" w:cs="Calibri"/>
          <w:color w:val="EE0000"/>
          <w:lang w:eastAsia="x-none"/>
        </w:rPr>
        <w:t xml:space="preserve">Eph </w:t>
      </w:r>
      <w:proofErr w:type="gramStart"/>
      <w:r w:rsidRPr="005B6DF6">
        <w:rPr>
          <w:rFonts w:ascii="Calibri" w:hAnsi="Calibri" w:cs="Calibri"/>
          <w:color w:val="EE0000"/>
          <w:lang w:eastAsia="x-none"/>
        </w:rPr>
        <w:t xml:space="preserve">5:14  </w:t>
      </w:r>
      <w:r w:rsidRPr="005B6DF6">
        <w:rPr>
          <w:rFonts w:ascii="Calibri" w:hAnsi="Calibri" w:cs="Calibri"/>
          <w:lang w:eastAsia="x-none"/>
        </w:rPr>
        <w:t>Wherefore</w:t>
      </w:r>
      <w:proofErr w:type="gramEnd"/>
      <w:r w:rsidRPr="005B6DF6">
        <w:rPr>
          <w:rFonts w:ascii="Calibri" w:hAnsi="Calibri" w:cs="Calibri"/>
          <w:lang w:eastAsia="x-none"/>
        </w:rPr>
        <w:t xml:space="preserve"> he saith, Awake thou that </w:t>
      </w:r>
      <w:proofErr w:type="spellStart"/>
      <w:r w:rsidRPr="005B6DF6">
        <w:rPr>
          <w:rFonts w:ascii="Calibri" w:hAnsi="Calibri" w:cs="Calibri"/>
          <w:lang w:eastAsia="x-none"/>
        </w:rPr>
        <w:t>sleepest</w:t>
      </w:r>
      <w:proofErr w:type="spellEnd"/>
      <w:r w:rsidRPr="005B6DF6">
        <w:rPr>
          <w:rFonts w:ascii="Calibri" w:hAnsi="Calibri" w:cs="Calibri"/>
          <w:lang w:eastAsia="x-none"/>
        </w:rPr>
        <w:t xml:space="preserve">, and arise from the dead, and </w:t>
      </w:r>
      <w:r w:rsidRPr="007A6421">
        <w:rPr>
          <w:rFonts w:ascii="Calibri" w:hAnsi="Calibri" w:cs="Calibri"/>
          <w:b/>
          <w:bCs/>
          <w:u w:val="single"/>
          <w:lang w:eastAsia="x-none"/>
        </w:rPr>
        <w:t>Christ shall give thee light</w:t>
      </w:r>
      <w:r w:rsidRPr="005B6DF6">
        <w:rPr>
          <w:rFonts w:ascii="Calibri" w:hAnsi="Calibri" w:cs="Calibri"/>
          <w:lang w:eastAsia="x-none"/>
        </w:rPr>
        <w:t>. </w:t>
      </w:r>
    </w:p>
    <w:p w14:paraId="3819BCB2" w14:textId="77777777" w:rsidR="004C5AC7" w:rsidRPr="005872C5" w:rsidRDefault="004C5AC7" w:rsidP="008023B2">
      <w:pPr>
        <w:rPr>
          <w:rFonts w:ascii="Calibri" w:hAnsi="Calibri" w:cs="Calibri"/>
          <w:sz w:val="26"/>
          <w:szCs w:val="26"/>
        </w:rPr>
      </w:pPr>
    </w:p>
    <w:p w14:paraId="1E354906" w14:textId="5E0A5C12" w:rsidR="005872C5" w:rsidRDefault="005872C5" w:rsidP="008023B2">
      <w:pPr>
        <w:rPr>
          <w:rFonts w:ascii="Calibri" w:hAnsi="Calibri" w:cs="Calibri"/>
          <w:sz w:val="26"/>
          <w:szCs w:val="26"/>
        </w:rPr>
      </w:pPr>
      <w:r w:rsidRPr="005872C5">
        <w:rPr>
          <w:rFonts w:ascii="Calibri" w:hAnsi="Calibri" w:cs="Calibri"/>
          <w:sz w:val="26"/>
          <w:szCs w:val="26"/>
        </w:rPr>
        <w:t xml:space="preserve">One would do well, at this time, to seek Kingdom revelation rather than a prophetic word from the traveling prophet. Just go read </w:t>
      </w:r>
      <w:r w:rsidRPr="004C5AC7">
        <w:rPr>
          <w:rFonts w:ascii="Calibri" w:hAnsi="Calibri" w:cs="Calibri"/>
          <w:color w:val="EE0000"/>
          <w:sz w:val="26"/>
          <w:szCs w:val="26"/>
        </w:rPr>
        <w:t xml:space="preserve">Jeremiah 23 </w:t>
      </w:r>
      <w:r w:rsidRPr="005872C5">
        <w:rPr>
          <w:rFonts w:ascii="Calibri" w:hAnsi="Calibri" w:cs="Calibri"/>
          <w:sz w:val="26"/>
          <w:szCs w:val="26"/>
        </w:rPr>
        <w:t xml:space="preserve">and </w:t>
      </w:r>
      <w:r w:rsidRPr="004C5AC7">
        <w:rPr>
          <w:rFonts w:ascii="Calibri" w:hAnsi="Calibri" w:cs="Calibri"/>
          <w:color w:val="EE0000"/>
          <w:sz w:val="26"/>
          <w:szCs w:val="26"/>
        </w:rPr>
        <w:t>Eze</w:t>
      </w:r>
      <w:r w:rsidR="004C5AC7">
        <w:rPr>
          <w:rFonts w:ascii="Calibri" w:hAnsi="Calibri" w:cs="Calibri"/>
          <w:color w:val="EE0000"/>
          <w:sz w:val="26"/>
          <w:szCs w:val="26"/>
        </w:rPr>
        <w:t>k</w:t>
      </w:r>
      <w:r w:rsidRPr="004C5AC7">
        <w:rPr>
          <w:rFonts w:ascii="Calibri" w:hAnsi="Calibri" w:cs="Calibri"/>
          <w:color w:val="EE0000"/>
          <w:sz w:val="26"/>
          <w:szCs w:val="26"/>
        </w:rPr>
        <w:t>iel 34</w:t>
      </w:r>
      <w:r w:rsidRPr="005872C5">
        <w:rPr>
          <w:rFonts w:ascii="Calibri" w:hAnsi="Calibri" w:cs="Calibri"/>
          <w:sz w:val="26"/>
          <w:szCs w:val="26"/>
        </w:rPr>
        <w:t xml:space="preserve">. Yes, we are in those times. Why? Why are we in “those times”? Because we are </w:t>
      </w:r>
      <w:r w:rsidRPr="005B6DF6">
        <w:rPr>
          <w:rFonts w:ascii="Calibri" w:hAnsi="Calibri" w:cs="Calibri"/>
          <w:b/>
          <w:bCs/>
          <w:sz w:val="26"/>
          <w:szCs w:val="26"/>
        </w:rPr>
        <w:t>those upon whom the end of the ages has come</w:t>
      </w:r>
      <w:r w:rsidRPr="005872C5">
        <w:rPr>
          <w:rFonts w:ascii="Calibri" w:hAnsi="Calibri" w:cs="Calibri"/>
          <w:sz w:val="26"/>
          <w:szCs w:val="26"/>
        </w:rPr>
        <w:t>, and in this end (God’s paradigm</w:t>
      </w:r>
      <w:r w:rsidR="00FB2BEE">
        <w:rPr>
          <w:rFonts w:ascii="Calibri" w:hAnsi="Calibri" w:cs="Calibri"/>
          <w:sz w:val="26"/>
          <w:szCs w:val="26"/>
        </w:rPr>
        <w:t>)</w:t>
      </w:r>
      <w:r w:rsidRPr="005872C5">
        <w:rPr>
          <w:rFonts w:ascii="Calibri" w:hAnsi="Calibri" w:cs="Calibri"/>
          <w:sz w:val="26"/>
          <w:szCs w:val="26"/>
        </w:rPr>
        <w:t xml:space="preserve"> all that has been written becomes flesh in one generation. Do you want a part of this?</w:t>
      </w:r>
    </w:p>
    <w:p w14:paraId="78B813BB" w14:textId="77777777" w:rsidR="00FB2BEE" w:rsidRPr="005872C5" w:rsidRDefault="00FB2BEE" w:rsidP="008023B2">
      <w:pPr>
        <w:rPr>
          <w:rFonts w:ascii="Calibri" w:hAnsi="Calibri" w:cs="Calibri"/>
          <w:sz w:val="26"/>
          <w:szCs w:val="26"/>
        </w:rPr>
      </w:pPr>
    </w:p>
    <w:p w14:paraId="35C43F23" w14:textId="136815EC" w:rsidR="00211A8A" w:rsidRPr="00FB2BEE" w:rsidRDefault="005B6DF6" w:rsidP="005B6DF6">
      <w:pPr>
        <w:tabs>
          <w:tab w:val="left" w:pos="450"/>
        </w:tabs>
        <w:ind w:left="720" w:right="1440"/>
        <w:jc w:val="both"/>
        <w:rPr>
          <w:rFonts w:ascii="Calibri" w:hAnsi="Calibri" w:cs="Calibri"/>
        </w:rPr>
      </w:pPr>
      <w:r w:rsidRPr="00FB2BEE">
        <w:rPr>
          <w:rFonts w:ascii="Calibri" w:hAnsi="Calibri" w:cs="Calibri"/>
          <w:color w:val="EE0000"/>
          <w:lang w:eastAsia="x-none"/>
        </w:rPr>
        <w:t xml:space="preserve">1Co </w:t>
      </w:r>
      <w:proofErr w:type="gramStart"/>
      <w:r w:rsidRPr="00FB2BEE">
        <w:rPr>
          <w:rFonts w:ascii="Calibri" w:hAnsi="Calibri" w:cs="Calibri"/>
          <w:color w:val="EE0000"/>
          <w:lang w:eastAsia="x-none"/>
        </w:rPr>
        <w:t xml:space="preserve">10:11  </w:t>
      </w:r>
      <w:r w:rsidRPr="00FB2BEE">
        <w:rPr>
          <w:rFonts w:ascii="Calibri" w:hAnsi="Calibri" w:cs="Calibri"/>
          <w:lang w:eastAsia="x-none"/>
        </w:rPr>
        <w:t>Now</w:t>
      </w:r>
      <w:proofErr w:type="gramEnd"/>
      <w:r w:rsidRPr="00FB2BEE">
        <w:rPr>
          <w:rFonts w:ascii="Calibri" w:hAnsi="Calibri" w:cs="Calibri"/>
          <w:lang w:eastAsia="x-none"/>
        </w:rPr>
        <w:t xml:space="preserve"> all </w:t>
      </w:r>
      <w:r w:rsidRPr="00FB2BEE">
        <w:rPr>
          <w:rFonts w:ascii="Calibri" w:hAnsi="Calibri" w:cs="Calibri"/>
          <w:b/>
          <w:bCs/>
          <w:u w:val="single"/>
          <w:lang w:eastAsia="x-none"/>
        </w:rPr>
        <w:t>these things happened unto them for ensamples</w:t>
      </w:r>
      <w:r w:rsidRPr="00FB2BEE">
        <w:rPr>
          <w:rFonts w:ascii="Calibri" w:hAnsi="Calibri" w:cs="Calibri"/>
          <w:lang w:eastAsia="x-none"/>
        </w:rPr>
        <w:t xml:space="preserve">: and they are written </w:t>
      </w:r>
      <w:r w:rsidRPr="00FB2BEE">
        <w:rPr>
          <w:rFonts w:ascii="Calibri" w:hAnsi="Calibri" w:cs="Calibri"/>
          <w:b/>
          <w:bCs/>
          <w:u w:val="single"/>
          <w:lang w:eastAsia="x-none"/>
        </w:rPr>
        <w:t>for our admonition</w:t>
      </w:r>
      <w:r w:rsidRPr="00FB2BEE">
        <w:rPr>
          <w:rFonts w:ascii="Calibri" w:hAnsi="Calibri" w:cs="Calibri"/>
          <w:lang w:eastAsia="x-none"/>
        </w:rPr>
        <w:t xml:space="preserve">, </w:t>
      </w:r>
      <w:r w:rsidRPr="00FB2BEE">
        <w:rPr>
          <w:rFonts w:ascii="Calibri" w:hAnsi="Calibri" w:cs="Calibri"/>
          <w:b/>
          <w:bCs/>
          <w:u w:val="single"/>
          <w:lang w:eastAsia="x-none"/>
        </w:rPr>
        <w:t>upon whom the ends</w:t>
      </w:r>
      <w:r w:rsidRPr="007755A1">
        <w:rPr>
          <w:rFonts w:ascii="Calibri" w:hAnsi="Calibri" w:cs="Calibri"/>
          <w:lang w:eastAsia="x-none"/>
        </w:rPr>
        <w:t xml:space="preserve"> (</w:t>
      </w:r>
      <w:r w:rsidRPr="00FB2BEE">
        <w:rPr>
          <w:rFonts w:ascii="Calibri" w:hAnsi="Calibri" w:cs="Calibri"/>
          <w:i/>
          <w:iCs/>
          <w:color w:val="00B050"/>
          <w:u w:val="single"/>
          <w:lang w:eastAsia="x-none"/>
        </w:rPr>
        <w:t>G</w:t>
      </w:r>
      <w:r w:rsidR="007A6421" w:rsidRPr="00FB2BEE">
        <w:rPr>
          <w:rFonts w:ascii="Calibri" w:hAnsi="Calibri" w:cs="Calibri"/>
          <w:i/>
          <w:iCs/>
          <w:color w:val="00B050"/>
          <w:u w:val="single"/>
          <w:lang w:eastAsia="x-none"/>
        </w:rPr>
        <w:t>5056</w:t>
      </w:r>
      <w:r w:rsidR="007A6421" w:rsidRPr="007755A1">
        <w:rPr>
          <w:rFonts w:ascii="Calibri" w:hAnsi="Calibri" w:cs="Calibri"/>
          <w:lang w:eastAsia="x-none"/>
        </w:rPr>
        <w:t>)</w:t>
      </w:r>
      <w:r w:rsidRPr="007755A1">
        <w:rPr>
          <w:rFonts w:ascii="Calibri" w:hAnsi="Calibri" w:cs="Calibri"/>
          <w:lang w:eastAsia="x-none"/>
        </w:rPr>
        <w:t xml:space="preserve"> </w:t>
      </w:r>
      <w:r w:rsidRPr="00FB2BEE">
        <w:rPr>
          <w:rFonts w:ascii="Calibri" w:hAnsi="Calibri" w:cs="Calibri"/>
          <w:b/>
          <w:bCs/>
          <w:u w:val="single"/>
          <w:lang w:eastAsia="x-none"/>
        </w:rPr>
        <w:t xml:space="preserve">of the </w:t>
      </w:r>
      <w:r w:rsidRPr="00FB2BEE">
        <w:rPr>
          <w:rFonts w:ascii="Calibri" w:hAnsi="Calibri" w:cs="Calibri"/>
          <w:b/>
          <w:bCs/>
          <w:strike/>
          <w:u w:val="single"/>
          <w:lang w:eastAsia="x-none"/>
        </w:rPr>
        <w:t>world</w:t>
      </w:r>
      <w:r w:rsidRPr="00FB2BEE">
        <w:rPr>
          <w:rFonts w:ascii="Calibri" w:hAnsi="Calibri" w:cs="Calibri"/>
          <w:b/>
          <w:bCs/>
          <w:u w:val="single"/>
          <w:lang w:eastAsia="x-none"/>
        </w:rPr>
        <w:t xml:space="preserve"> </w:t>
      </w:r>
      <w:r w:rsidRPr="007755A1">
        <w:rPr>
          <w:rFonts w:ascii="Calibri" w:hAnsi="Calibri" w:cs="Calibri"/>
          <w:lang w:eastAsia="x-none"/>
        </w:rPr>
        <w:t>(</w:t>
      </w:r>
      <w:r w:rsidRPr="007755A1">
        <w:rPr>
          <w:rFonts w:ascii="Calibri" w:hAnsi="Calibri" w:cs="Calibri"/>
          <w:i/>
          <w:iCs/>
          <w:lang w:eastAsia="x-none"/>
        </w:rPr>
        <w:t>ages</w:t>
      </w:r>
      <w:r w:rsidRPr="007755A1">
        <w:rPr>
          <w:rFonts w:ascii="Calibri" w:hAnsi="Calibri" w:cs="Calibri"/>
          <w:lang w:eastAsia="x-none"/>
        </w:rPr>
        <w:t xml:space="preserve">) </w:t>
      </w:r>
      <w:proofErr w:type="gramStart"/>
      <w:r w:rsidRPr="00FB2BEE">
        <w:rPr>
          <w:rFonts w:ascii="Calibri" w:hAnsi="Calibri" w:cs="Calibri"/>
          <w:b/>
          <w:bCs/>
          <w:u w:val="single"/>
          <w:lang w:eastAsia="x-none"/>
        </w:rPr>
        <w:t>are come</w:t>
      </w:r>
      <w:proofErr w:type="gramEnd"/>
      <w:r w:rsidRPr="00FB2BEE">
        <w:rPr>
          <w:rFonts w:ascii="Calibri" w:hAnsi="Calibri" w:cs="Calibri"/>
          <w:b/>
          <w:bCs/>
          <w:u w:val="single"/>
          <w:lang w:eastAsia="x-none"/>
        </w:rPr>
        <w:t>.</w:t>
      </w:r>
    </w:p>
    <w:p w14:paraId="3AD5A7E6" w14:textId="77777777" w:rsidR="004C5AC7" w:rsidRDefault="004C5AC7" w:rsidP="008023B2">
      <w:pPr>
        <w:rPr>
          <w:rFonts w:ascii="Calibri" w:hAnsi="Calibri" w:cs="Calibri"/>
        </w:rPr>
      </w:pPr>
    </w:p>
    <w:p w14:paraId="4DFF9B24" w14:textId="77777777" w:rsidR="005B6DF6" w:rsidRPr="00C86913" w:rsidRDefault="005B6DF6" w:rsidP="007755A1">
      <w:pPr>
        <w:pStyle w:val="BODY"/>
        <w:widowControl w:val="0"/>
        <w:spacing w:before="168" w:after="168"/>
        <w:ind w:left="720"/>
        <w:rPr>
          <w:rFonts w:ascii="Calibri" w:hAnsi="Calibri" w:cs="Calibri"/>
          <w:i/>
          <w:iCs/>
          <w:color w:val="00B050"/>
          <w:sz w:val="22"/>
          <w:szCs w:val="22"/>
          <w:lang w:eastAsia="x-none"/>
        </w:rPr>
      </w:pPr>
      <w:r w:rsidRPr="00C86913">
        <w:rPr>
          <w:rFonts w:ascii="Calibri" w:hAnsi="Calibri" w:cs="Calibri"/>
          <w:i/>
          <w:iCs/>
          <w:color w:val="00B050"/>
          <w:sz w:val="22"/>
          <w:szCs w:val="22"/>
          <w:lang w:eastAsia="x-none"/>
        </w:rPr>
        <w:t>G5056</w:t>
      </w:r>
    </w:p>
    <w:p w14:paraId="61EF89A5" w14:textId="77777777" w:rsidR="005B6DF6" w:rsidRPr="005B6DF6" w:rsidRDefault="005B6DF6" w:rsidP="007755A1">
      <w:pPr>
        <w:pStyle w:val="BODY"/>
        <w:widowControl w:val="0"/>
        <w:spacing w:before="134" w:after="134"/>
        <w:ind w:left="720"/>
        <w:rPr>
          <w:rFonts w:ascii="Calibri" w:hAnsi="Calibri" w:cs="Calibri"/>
          <w:sz w:val="22"/>
          <w:szCs w:val="22"/>
          <w:lang w:eastAsia="x-none"/>
        </w:rPr>
      </w:pPr>
      <w:proofErr w:type="spellStart"/>
      <w:r w:rsidRPr="005B6DF6">
        <w:rPr>
          <w:rFonts w:ascii="Calibri" w:hAnsi="Calibri" w:cs="Calibri"/>
          <w:color w:val="2E78C2"/>
          <w:sz w:val="22"/>
          <w:szCs w:val="22"/>
          <w:lang w:eastAsia="x-none"/>
        </w:rPr>
        <w:t>τε</w:t>
      </w:r>
      <w:r w:rsidRPr="005B6DF6">
        <w:rPr>
          <w:rFonts w:ascii="Calibri" w:eastAsia="Times New Roman" w:hAnsi="Calibri" w:cs="Calibri"/>
          <w:color w:val="2E78C2"/>
          <w:sz w:val="22"/>
          <w:szCs w:val="22"/>
          <w:lang w:eastAsia="x-none"/>
        </w:rPr>
        <w:t>́λος</w:t>
      </w:r>
      <w:proofErr w:type="spellEnd"/>
    </w:p>
    <w:p w14:paraId="3D80696A" w14:textId="77777777" w:rsidR="005B6DF6" w:rsidRPr="005B6DF6" w:rsidRDefault="005B6DF6" w:rsidP="007755A1">
      <w:pPr>
        <w:pStyle w:val="BODY"/>
        <w:widowControl w:val="0"/>
        <w:spacing w:before="134" w:after="134"/>
        <w:ind w:left="720"/>
        <w:rPr>
          <w:rFonts w:ascii="Calibri" w:hAnsi="Calibri" w:cs="Calibri"/>
          <w:sz w:val="22"/>
          <w:szCs w:val="22"/>
          <w:lang w:eastAsia="x-none"/>
        </w:rPr>
      </w:pPr>
      <w:r w:rsidRPr="005B6DF6">
        <w:rPr>
          <w:rFonts w:ascii="Calibri" w:hAnsi="Calibri" w:cs="Calibri"/>
          <w:color w:val="2E78C2"/>
          <w:sz w:val="22"/>
          <w:szCs w:val="22"/>
          <w:lang w:eastAsia="x-none"/>
        </w:rPr>
        <w:t>telos</w:t>
      </w:r>
    </w:p>
    <w:p w14:paraId="0258E59F" w14:textId="77777777" w:rsidR="005B6DF6" w:rsidRPr="005B6DF6" w:rsidRDefault="005B6DF6" w:rsidP="007755A1">
      <w:pPr>
        <w:pStyle w:val="BODY"/>
        <w:widowControl w:val="0"/>
        <w:spacing w:before="134" w:after="134"/>
        <w:ind w:left="720"/>
        <w:rPr>
          <w:rFonts w:ascii="Calibri" w:hAnsi="Calibri" w:cs="Calibri"/>
          <w:sz w:val="22"/>
          <w:szCs w:val="22"/>
          <w:lang w:eastAsia="x-none"/>
        </w:rPr>
      </w:pPr>
      <w:proofErr w:type="spellStart"/>
      <w:r w:rsidRPr="005B6DF6">
        <w:rPr>
          <w:rStyle w:val="I"/>
          <w:rFonts w:ascii="Calibri" w:hAnsi="Calibri" w:cs="Calibri"/>
          <w:sz w:val="22"/>
          <w:szCs w:val="22"/>
          <w:lang w:eastAsia="x-none"/>
        </w:rPr>
        <w:t>tel</w:t>
      </w:r>
      <w:proofErr w:type="spellEnd"/>
      <w:r w:rsidRPr="005B6DF6">
        <w:rPr>
          <w:rStyle w:val="I"/>
          <w:rFonts w:ascii="Calibri" w:hAnsi="Calibri" w:cs="Calibri"/>
          <w:sz w:val="22"/>
          <w:szCs w:val="22"/>
          <w:lang w:eastAsia="x-none"/>
        </w:rPr>
        <w:t>'-</w:t>
      </w:r>
      <w:proofErr w:type="spellStart"/>
      <w:r w:rsidRPr="005B6DF6">
        <w:rPr>
          <w:rStyle w:val="I"/>
          <w:rFonts w:ascii="Calibri" w:hAnsi="Calibri" w:cs="Calibri"/>
          <w:sz w:val="22"/>
          <w:szCs w:val="22"/>
          <w:lang w:eastAsia="x-none"/>
        </w:rPr>
        <w:t>os</w:t>
      </w:r>
      <w:proofErr w:type="spellEnd"/>
    </w:p>
    <w:p w14:paraId="38AA92A2" w14:textId="7D37F8DA" w:rsidR="005B6DF6" w:rsidRPr="005B6DF6" w:rsidRDefault="005B6DF6" w:rsidP="007755A1">
      <w:pPr>
        <w:ind w:left="720"/>
        <w:rPr>
          <w:rFonts w:ascii="Calibri" w:hAnsi="Calibri" w:cs="Calibri"/>
          <w:sz w:val="22"/>
          <w:szCs w:val="22"/>
        </w:rPr>
      </w:pPr>
      <w:r w:rsidRPr="005B6DF6">
        <w:rPr>
          <w:rFonts w:ascii="Calibri" w:hAnsi="Calibri" w:cs="Calibri"/>
          <w:sz w:val="22"/>
          <w:szCs w:val="22"/>
          <w:lang w:eastAsia="x-none"/>
        </w:rPr>
        <w:t xml:space="preserve">From a primary word </w:t>
      </w:r>
      <w:proofErr w:type="spellStart"/>
      <w:r w:rsidRPr="005B6DF6">
        <w:rPr>
          <w:rFonts w:ascii="Calibri" w:hAnsi="Calibri" w:cs="Calibri"/>
          <w:color w:val="2E78C2"/>
          <w:sz w:val="22"/>
          <w:szCs w:val="22"/>
          <w:lang w:eastAsia="x-none"/>
        </w:rPr>
        <w:t>τε</w:t>
      </w:r>
      <w:r w:rsidRPr="005B6DF6">
        <w:rPr>
          <w:rFonts w:ascii="Calibri" w:eastAsia="Times New Roman" w:hAnsi="Calibri" w:cs="Calibri"/>
          <w:color w:val="2E78C2"/>
          <w:sz w:val="22"/>
          <w:szCs w:val="22"/>
          <w:lang w:eastAsia="x-none"/>
        </w:rPr>
        <w:t>́λλω</w:t>
      </w:r>
      <w:proofErr w:type="spellEnd"/>
      <w:r w:rsidRPr="005B6DF6">
        <w:rPr>
          <w:rFonts w:ascii="Calibri" w:hAnsi="Calibri" w:cs="Calibri"/>
          <w:sz w:val="22"/>
          <w:szCs w:val="22"/>
          <w:lang w:eastAsia="x-none"/>
        </w:rPr>
        <w:t xml:space="preserve"> </w:t>
      </w:r>
      <w:proofErr w:type="spellStart"/>
      <w:r w:rsidRPr="005B6DF6">
        <w:rPr>
          <w:rFonts w:ascii="Calibri" w:hAnsi="Calibri" w:cs="Calibri"/>
          <w:color w:val="2E78C2"/>
          <w:sz w:val="22"/>
          <w:szCs w:val="22"/>
          <w:lang w:eastAsia="x-none"/>
        </w:rPr>
        <w:t>tello</w:t>
      </w:r>
      <w:proofErr w:type="spellEnd"/>
      <w:r w:rsidRPr="005B6DF6">
        <w:rPr>
          <w:rFonts w:ascii="Calibri" w:eastAsia="Times New Roman" w:hAnsi="Calibri" w:cs="Calibri"/>
          <w:color w:val="2E78C2"/>
          <w:sz w:val="22"/>
          <w:szCs w:val="22"/>
          <w:lang w:eastAsia="x-none"/>
        </w:rPr>
        <w:t>̄</w:t>
      </w:r>
      <w:r w:rsidRPr="005B6DF6">
        <w:rPr>
          <w:rFonts w:ascii="Calibri" w:hAnsi="Calibri" w:cs="Calibri"/>
          <w:sz w:val="22"/>
          <w:szCs w:val="22"/>
          <w:lang w:eastAsia="x-none"/>
        </w:rPr>
        <w:t xml:space="preserve"> (to </w:t>
      </w:r>
      <w:r w:rsidRPr="005B6DF6">
        <w:rPr>
          <w:rStyle w:val="I"/>
          <w:rFonts w:ascii="Calibri" w:hAnsi="Calibri" w:cs="Calibri"/>
          <w:sz w:val="22"/>
          <w:szCs w:val="22"/>
          <w:lang w:eastAsia="x-none"/>
        </w:rPr>
        <w:t>set out</w:t>
      </w:r>
      <w:r w:rsidRPr="005B6DF6">
        <w:rPr>
          <w:rFonts w:ascii="Calibri" w:hAnsi="Calibri" w:cs="Calibri"/>
          <w:sz w:val="22"/>
          <w:szCs w:val="22"/>
          <w:lang w:eastAsia="x-none"/>
        </w:rPr>
        <w:t xml:space="preserve"> for a definite point or </w:t>
      </w:r>
      <w:r w:rsidRPr="005B6DF6">
        <w:rPr>
          <w:rStyle w:val="I"/>
          <w:rFonts w:ascii="Calibri" w:hAnsi="Calibri" w:cs="Calibri"/>
          <w:sz w:val="22"/>
          <w:szCs w:val="22"/>
          <w:lang w:eastAsia="x-none"/>
        </w:rPr>
        <w:t>goal</w:t>
      </w:r>
      <w:r w:rsidRPr="005B6DF6">
        <w:rPr>
          <w:rFonts w:ascii="Calibri" w:hAnsi="Calibri" w:cs="Calibri"/>
          <w:sz w:val="22"/>
          <w:szCs w:val="22"/>
          <w:lang w:eastAsia="x-none"/>
        </w:rPr>
        <w:t xml:space="preserve">); properly </w:t>
      </w:r>
      <w:r w:rsidRPr="005B6DF6">
        <w:rPr>
          <w:rFonts w:ascii="Calibri" w:hAnsi="Calibri" w:cs="Calibri"/>
          <w:b/>
          <w:bCs/>
          <w:sz w:val="22"/>
          <w:szCs w:val="22"/>
          <w:u w:val="single"/>
          <w:lang w:eastAsia="x-none"/>
        </w:rPr>
        <w:t xml:space="preserve">the point aimed at as a </w:t>
      </w:r>
      <w:r w:rsidRPr="005B6DF6">
        <w:rPr>
          <w:rStyle w:val="I"/>
          <w:rFonts w:ascii="Calibri" w:hAnsi="Calibri" w:cs="Calibri"/>
          <w:b/>
          <w:bCs/>
          <w:sz w:val="22"/>
          <w:szCs w:val="22"/>
          <w:u w:val="single"/>
          <w:lang w:eastAsia="x-none"/>
        </w:rPr>
        <w:t>limit</w:t>
      </w:r>
      <w:r w:rsidRPr="005B6DF6">
        <w:rPr>
          <w:rFonts w:ascii="Calibri" w:hAnsi="Calibri" w:cs="Calibri"/>
          <w:sz w:val="22"/>
          <w:szCs w:val="22"/>
          <w:lang w:eastAsia="x-none"/>
        </w:rPr>
        <w:t xml:space="preserve">, that is, (by implication) </w:t>
      </w:r>
      <w:r w:rsidRPr="005B6DF6">
        <w:rPr>
          <w:rFonts w:ascii="Calibri" w:hAnsi="Calibri" w:cs="Calibri"/>
          <w:b/>
          <w:bCs/>
          <w:sz w:val="22"/>
          <w:szCs w:val="22"/>
          <w:u w:val="single"/>
          <w:lang w:eastAsia="x-none"/>
        </w:rPr>
        <w:t xml:space="preserve">the </w:t>
      </w:r>
      <w:r w:rsidRPr="005B6DF6">
        <w:rPr>
          <w:rStyle w:val="I"/>
          <w:rFonts w:ascii="Calibri" w:hAnsi="Calibri" w:cs="Calibri"/>
          <w:b/>
          <w:bCs/>
          <w:sz w:val="22"/>
          <w:szCs w:val="22"/>
          <w:u w:val="single"/>
          <w:lang w:eastAsia="x-none"/>
        </w:rPr>
        <w:t>conclusion</w:t>
      </w:r>
      <w:r w:rsidRPr="005B6DF6">
        <w:rPr>
          <w:rFonts w:ascii="Calibri" w:hAnsi="Calibri" w:cs="Calibri"/>
          <w:sz w:val="22"/>
          <w:szCs w:val="22"/>
          <w:lang w:eastAsia="x-none"/>
        </w:rPr>
        <w:t xml:space="preserve"> of an act or state (</w:t>
      </w:r>
      <w:r w:rsidRPr="005B6DF6">
        <w:rPr>
          <w:rStyle w:val="I"/>
          <w:rFonts w:ascii="Calibri" w:hAnsi="Calibri" w:cs="Calibri"/>
          <w:sz w:val="22"/>
          <w:szCs w:val="22"/>
          <w:lang w:eastAsia="x-none"/>
        </w:rPr>
        <w:t>termination</w:t>
      </w:r>
      <w:r w:rsidRPr="005B6DF6">
        <w:rPr>
          <w:rFonts w:ascii="Calibri" w:hAnsi="Calibri" w:cs="Calibri"/>
          <w:sz w:val="22"/>
          <w:szCs w:val="22"/>
          <w:lang w:eastAsia="x-none"/>
        </w:rPr>
        <w:t xml:space="preserve"> [literally, figuratively or </w:t>
      </w:r>
      <w:proofErr w:type="gramStart"/>
      <w:r w:rsidRPr="005B6DF6">
        <w:rPr>
          <w:rFonts w:ascii="Calibri" w:hAnsi="Calibri" w:cs="Calibri"/>
          <w:sz w:val="22"/>
          <w:szCs w:val="22"/>
          <w:lang w:eastAsia="x-none"/>
        </w:rPr>
        <w:t>indefinitely]</w:t>
      </w:r>
      <w:r>
        <w:rPr>
          <w:rFonts w:ascii="Calibri" w:hAnsi="Calibri" w:cs="Calibri"/>
          <w:sz w:val="22"/>
          <w:szCs w:val="22"/>
          <w:lang w:eastAsia="x-none"/>
        </w:rPr>
        <w:t>…</w:t>
      </w:r>
      <w:proofErr w:type="gramEnd"/>
    </w:p>
    <w:p w14:paraId="5E519A79" w14:textId="77777777" w:rsidR="005B6DF6" w:rsidRPr="007909D0" w:rsidRDefault="005B6DF6" w:rsidP="008023B2">
      <w:pPr>
        <w:rPr>
          <w:rFonts w:ascii="Calibri" w:hAnsi="Calibri" w:cs="Calibri"/>
          <w:sz w:val="26"/>
          <w:szCs w:val="26"/>
        </w:rPr>
      </w:pPr>
    </w:p>
    <w:p w14:paraId="505DC993" w14:textId="77777777" w:rsidR="007909D0" w:rsidRDefault="007A6421" w:rsidP="008023B2">
      <w:pPr>
        <w:rPr>
          <w:rFonts w:ascii="Calibri" w:hAnsi="Calibri" w:cs="Calibri"/>
          <w:sz w:val="26"/>
          <w:szCs w:val="26"/>
        </w:rPr>
      </w:pPr>
      <w:r w:rsidRPr="00394A95">
        <w:rPr>
          <w:rFonts w:ascii="Calibri" w:hAnsi="Calibri" w:cs="Calibri"/>
          <w:sz w:val="26"/>
          <w:szCs w:val="26"/>
        </w:rPr>
        <w:t xml:space="preserve">The “end of the world” is </w:t>
      </w:r>
      <w:proofErr w:type="gramStart"/>
      <w:r w:rsidRPr="00394A95">
        <w:rPr>
          <w:rFonts w:ascii="Calibri" w:hAnsi="Calibri" w:cs="Calibri"/>
          <w:sz w:val="26"/>
          <w:szCs w:val="26"/>
        </w:rPr>
        <w:t>actually the</w:t>
      </w:r>
      <w:proofErr w:type="gramEnd"/>
      <w:r w:rsidRPr="00394A95">
        <w:rPr>
          <w:rFonts w:ascii="Calibri" w:hAnsi="Calibri" w:cs="Calibri"/>
          <w:sz w:val="26"/>
          <w:szCs w:val="26"/>
        </w:rPr>
        <w:t xml:space="preserve"> end of the age,</w:t>
      </w:r>
      <w:r w:rsidR="00FB2BEE">
        <w:rPr>
          <w:rFonts w:ascii="Calibri" w:hAnsi="Calibri" w:cs="Calibri"/>
          <w:sz w:val="26"/>
          <w:szCs w:val="26"/>
        </w:rPr>
        <w:t xml:space="preserve"> “</w:t>
      </w:r>
      <w:r w:rsidR="00FB2BEE" w:rsidRPr="00FB2BEE">
        <w:rPr>
          <w:rFonts w:ascii="Calibri" w:hAnsi="Calibri" w:cs="Calibri"/>
          <w:i/>
          <w:iCs/>
          <w:sz w:val="26"/>
          <w:szCs w:val="26"/>
        </w:rPr>
        <w:t>the point aimed at as a limit</w:t>
      </w:r>
      <w:r w:rsidR="00FB2BEE">
        <w:rPr>
          <w:rFonts w:ascii="Calibri" w:hAnsi="Calibri" w:cs="Calibri"/>
          <w:sz w:val="26"/>
          <w:szCs w:val="26"/>
        </w:rPr>
        <w:t>”</w:t>
      </w:r>
      <w:r w:rsidR="00C51D80">
        <w:rPr>
          <w:rFonts w:ascii="Calibri" w:hAnsi="Calibri" w:cs="Calibri"/>
          <w:sz w:val="26"/>
          <w:szCs w:val="26"/>
        </w:rPr>
        <w:t>. A</w:t>
      </w:r>
      <w:r w:rsidRPr="00394A95">
        <w:rPr>
          <w:rFonts w:ascii="Calibri" w:hAnsi="Calibri" w:cs="Calibri"/>
          <w:sz w:val="26"/>
          <w:szCs w:val="26"/>
        </w:rPr>
        <w:t xml:space="preserve">nd what happens at that point? </w:t>
      </w:r>
      <w:proofErr w:type="gramStart"/>
      <w:r w:rsidRPr="00394A95">
        <w:rPr>
          <w:rFonts w:ascii="Calibri" w:hAnsi="Calibri" w:cs="Calibri"/>
          <w:sz w:val="26"/>
          <w:szCs w:val="26"/>
        </w:rPr>
        <w:t>All of</w:t>
      </w:r>
      <w:proofErr w:type="gramEnd"/>
      <w:r w:rsidRPr="00394A95">
        <w:rPr>
          <w:rFonts w:ascii="Calibri" w:hAnsi="Calibri" w:cs="Calibri"/>
          <w:sz w:val="26"/>
          <w:szCs w:val="26"/>
        </w:rPr>
        <w:t xml:space="preserve"> the scriptures that have been written, </w:t>
      </w:r>
      <w:r w:rsidR="00FB2BEE">
        <w:rPr>
          <w:rFonts w:ascii="Calibri" w:hAnsi="Calibri" w:cs="Calibri"/>
          <w:sz w:val="26"/>
          <w:szCs w:val="26"/>
        </w:rPr>
        <w:t xml:space="preserve">from Genesis to </w:t>
      </w:r>
      <w:r w:rsidRPr="00394A95">
        <w:rPr>
          <w:rFonts w:ascii="Calibri" w:hAnsi="Calibri" w:cs="Calibri"/>
          <w:sz w:val="26"/>
          <w:szCs w:val="26"/>
        </w:rPr>
        <w:t>Malachi, must be fulfilled, written in our hearts</w:t>
      </w:r>
      <w:r w:rsidR="00FB2BEE">
        <w:rPr>
          <w:rFonts w:ascii="Calibri" w:hAnsi="Calibri" w:cs="Calibri"/>
          <w:sz w:val="26"/>
          <w:szCs w:val="26"/>
        </w:rPr>
        <w:t xml:space="preserve"> (</w:t>
      </w:r>
      <w:r w:rsidR="00FB2BEE" w:rsidRPr="00FB2BEE">
        <w:rPr>
          <w:rFonts w:ascii="Calibri" w:hAnsi="Calibri" w:cs="Calibri"/>
          <w:color w:val="EE0000"/>
          <w:sz w:val="26"/>
          <w:szCs w:val="26"/>
        </w:rPr>
        <w:t>Jer 31:33</w:t>
      </w:r>
      <w:r w:rsidR="00FB2BEE" w:rsidRPr="007755A1">
        <w:rPr>
          <w:rFonts w:ascii="Calibri" w:hAnsi="Calibri" w:cs="Calibri"/>
          <w:sz w:val="26"/>
          <w:szCs w:val="26"/>
        </w:rPr>
        <w:t>;</w:t>
      </w:r>
      <w:r w:rsidR="00FB2BEE" w:rsidRPr="00FB2BEE">
        <w:rPr>
          <w:rFonts w:ascii="Calibri" w:hAnsi="Calibri" w:cs="Calibri"/>
          <w:color w:val="EE0000"/>
          <w:sz w:val="26"/>
          <w:szCs w:val="26"/>
        </w:rPr>
        <w:t xml:space="preserve"> 2Cor 3:3</w:t>
      </w:r>
      <w:r w:rsidR="00FB2BEE">
        <w:rPr>
          <w:rFonts w:ascii="Calibri" w:hAnsi="Calibri" w:cs="Calibri"/>
          <w:sz w:val="26"/>
          <w:szCs w:val="26"/>
        </w:rPr>
        <w:t>)</w:t>
      </w:r>
      <w:r w:rsidRPr="00394A95">
        <w:rPr>
          <w:rFonts w:ascii="Calibri" w:hAnsi="Calibri" w:cs="Calibri"/>
          <w:sz w:val="26"/>
          <w:szCs w:val="26"/>
        </w:rPr>
        <w:t xml:space="preserve"> and walked out in our bodies, in this generation. What a ride that will be!</w:t>
      </w:r>
    </w:p>
    <w:p w14:paraId="52C5C8E2" w14:textId="59408292" w:rsidR="00FB2BEE" w:rsidRDefault="00FB2BEE" w:rsidP="008023B2">
      <w:pPr>
        <w:rPr>
          <w:rFonts w:ascii="Calibri" w:hAnsi="Calibri" w:cs="Calibri"/>
          <w:sz w:val="26"/>
          <w:szCs w:val="26"/>
        </w:rPr>
      </w:pPr>
      <w:r>
        <w:rPr>
          <w:rFonts w:ascii="Calibri" w:hAnsi="Calibri" w:cs="Calibri"/>
          <w:sz w:val="26"/>
          <w:szCs w:val="26"/>
        </w:rPr>
        <w:t xml:space="preserve">Anyone who is found resisting the knowledge of the Glory of the Father, at that time, will </w:t>
      </w:r>
      <w:del w:id="0" w:author="Ariana Baldwin" w:date="2026-06-26T14:32:00Z" w16du:dateUtc="2026-06-26T21:32:00Z">
        <w:r w:rsidDel="007909D0">
          <w:rPr>
            <w:rFonts w:ascii="Calibri" w:hAnsi="Calibri" w:cs="Calibri"/>
            <w:sz w:val="26"/>
            <w:szCs w:val="26"/>
          </w:rPr>
          <w:delText xml:space="preserve">soon </w:delText>
        </w:r>
      </w:del>
      <w:ins w:id="1" w:author="Ariana Baldwin" w:date="2026-06-26T14:32:00Z" w16du:dateUtc="2026-06-26T21:32:00Z">
        <w:r w:rsidR="007909D0">
          <w:rPr>
            <w:rFonts w:ascii="Calibri" w:hAnsi="Calibri" w:cs="Calibri"/>
            <w:sz w:val="26"/>
            <w:szCs w:val="26"/>
          </w:rPr>
          <w:t xml:space="preserve">quickly </w:t>
        </w:r>
      </w:ins>
      <w:r>
        <w:rPr>
          <w:rFonts w:ascii="Calibri" w:hAnsi="Calibri" w:cs="Calibri"/>
          <w:sz w:val="26"/>
          <w:szCs w:val="26"/>
        </w:rPr>
        <w:t>be found out to have disobeyed the gospel, and they will find themselves in the flames of fiery judgment:</w:t>
      </w:r>
    </w:p>
    <w:p w14:paraId="6C054797" w14:textId="77777777" w:rsidR="00FB2BEE" w:rsidRPr="00394A95" w:rsidRDefault="00FB2BEE" w:rsidP="008023B2">
      <w:pPr>
        <w:rPr>
          <w:rFonts w:ascii="Calibri" w:hAnsi="Calibri" w:cs="Calibri"/>
          <w:sz w:val="26"/>
          <w:szCs w:val="26"/>
        </w:rPr>
      </w:pPr>
    </w:p>
    <w:p w14:paraId="542D7248" w14:textId="77777777" w:rsidR="00FB2BEE" w:rsidRPr="007755A1" w:rsidRDefault="00FB2BEE" w:rsidP="00FB2BEE">
      <w:pPr>
        <w:pStyle w:val="BODY"/>
        <w:widowControl w:val="0"/>
        <w:spacing w:before="60" w:after="60"/>
        <w:ind w:left="720" w:right="1440"/>
        <w:jc w:val="both"/>
        <w:rPr>
          <w:rFonts w:ascii="Calibri" w:hAnsi="Calibri" w:cs="Calibri"/>
          <w:color w:val="auto"/>
          <w:lang w:eastAsia="x-none"/>
        </w:rPr>
      </w:pPr>
      <w:r w:rsidRPr="001A7F4E">
        <w:rPr>
          <w:rFonts w:ascii="Calibri" w:hAnsi="Calibri" w:cs="Calibri"/>
          <w:color w:val="EE0000"/>
          <w:lang w:eastAsia="x-none"/>
        </w:rPr>
        <w:lastRenderedPageBreak/>
        <w:t xml:space="preserve">2Th 1:8  </w:t>
      </w:r>
      <w:r w:rsidRPr="007755A1">
        <w:rPr>
          <w:rFonts w:ascii="Calibri" w:hAnsi="Calibri" w:cs="Calibri"/>
          <w:b/>
          <w:bCs/>
          <w:color w:val="auto"/>
          <w:u w:val="single"/>
          <w:lang w:eastAsia="x-none"/>
        </w:rPr>
        <w:t>In flaming fire taking vengeance</w:t>
      </w:r>
      <w:r w:rsidRPr="007755A1">
        <w:rPr>
          <w:rFonts w:ascii="Calibri" w:hAnsi="Calibri" w:cs="Calibri"/>
          <w:color w:val="auto"/>
          <w:lang w:eastAsia="x-none"/>
        </w:rPr>
        <w:t xml:space="preserve"> on them that know not God, and that </w:t>
      </w:r>
      <w:r w:rsidRPr="007755A1">
        <w:rPr>
          <w:rFonts w:ascii="Calibri" w:hAnsi="Calibri" w:cs="Calibri"/>
          <w:b/>
          <w:bCs/>
          <w:color w:val="auto"/>
          <w:u w:val="single"/>
          <w:lang w:eastAsia="x-none"/>
        </w:rPr>
        <w:t>obey not the gospel</w:t>
      </w:r>
      <w:r w:rsidRPr="007755A1">
        <w:rPr>
          <w:rFonts w:ascii="Calibri" w:hAnsi="Calibri" w:cs="Calibri"/>
          <w:color w:val="auto"/>
          <w:lang w:eastAsia="x-none"/>
        </w:rPr>
        <w:t xml:space="preserve"> of our Lord Jesus Christ: </w:t>
      </w:r>
    </w:p>
    <w:p w14:paraId="6E860BBF" w14:textId="77777777" w:rsidR="00FB2BEE" w:rsidRPr="007755A1" w:rsidRDefault="00FB2BEE" w:rsidP="00FB2BEE">
      <w:pPr>
        <w:pStyle w:val="BODY"/>
        <w:widowControl w:val="0"/>
        <w:spacing w:before="60" w:after="60"/>
        <w:ind w:left="720" w:right="1440"/>
        <w:jc w:val="both"/>
        <w:rPr>
          <w:rFonts w:ascii="Calibri" w:hAnsi="Calibri" w:cs="Calibri"/>
          <w:color w:val="auto"/>
          <w:lang w:eastAsia="x-none"/>
        </w:rPr>
      </w:pPr>
      <w:r w:rsidRPr="007755A1">
        <w:rPr>
          <w:rFonts w:ascii="Calibri" w:hAnsi="Calibri" w:cs="Calibri"/>
          <w:color w:val="auto"/>
          <w:lang w:eastAsia="x-none"/>
        </w:rPr>
        <w:t xml:space="preserve">2Th 1:9  Who shall be </w:t>
      </w:r>
      <w:r w:rsidRPr="007755A1">
        <w:rPr>
          <w:rFonts w:ascii="Calibri" w:hAnsi="Calibri" w:cs="Calibri"/>
          <w:b/>
          <w:bCs/>
          <w:color w:val="auto"/>
          <w:u w:val="single"/>
          <w:lang w:eastAsia="x-none"/>
        </w:rPr>
        <w:t>punished with everlasting destruction</w:t>
      </w:r>
      <w:r w:rsidRPr="007755A1">
        <w:rPr>
          <w:rFonts w:ascii="Calibri" w:hAnsi="Calibri" w:cs="Calibri"/>
          <w:color w:val="auto"/>
          <w:lang w:eastAsia="x-none"/>
        </w:rPr>
        <w:t xml:space="preserve"> from the presence of the Lord, and from the glory of his power; </w:t>
      </w:r>
    </w:p>
    <w:p w14:paraId="277D8531" w14:textId="77777777" w:rsidR="00FB2BEE" w:rsidRPr="007755A1" w:rsidRDefault="00FB2BEE" w:rsidP="00FB2BEE">
      <w:pPr>
        <w:ind w:left="720" w:right="1440"/>
        <w:jc w:val="both"/>
        <w:rPr>
          <w:rFonts w:ascii="Calibri" w:hAnsi="Calibri" w:cs="Calibri"/>
          <w:lang w:eastAsia="x-none"/>
        </w:rPr>
      </w:pPr>
      <w:r w:rsidRPr="007755A1">
        <w:rPr>
          <w:rFonts w:ascii="Calibri" w:hAnsi="Calibri" w:cs="Calibri"/>
          <w:lang w:eastAsia="x-none"/>
        </w:rPr>
        <w:t xml:space="preserve">2Th </w:t>
      </w:r>
      <w:proofErr w:type="gramStart"/>
      <w:r w:rsidRPr="007755A1">
        <w:rPr>
          <w:rFonts w:ascii="Calibri" w:hAnsi="Calibri" w:cs="Calibri"/>
          <w:lang w:eastAsia="x-none"/>
        </w:rPr>
        <w:t xml:space="preserve">1:10  </w:t>
      </w:r>
      <w:r w:rsidRPr="007755A1">
        <w:rPr>
          <w:rFonts w:ascii="Calibri" w:hAnsi="Calibri" w:cs="Calibri"/>
          <w:b/>
          <w:bCs/>
          <w:u w:val="single"/>
          <w:lang w:eastAsia="x-none"/>
        </w:rPr>
        <w:t>When</w:t>
      </w:r>
      <w:proofErr w:type="gramEnd"/>
      <w:r w:rsidRPr="007755A1">
        <w:rPr>
          <w:rFonts w:ascii="Calibri" w:hAnsi="Calibri" w:cs="Calibri"/>
          <w:lang w:eastAsia="x-none"/>
        </w:rPr>
        <w:t xml:space="preserve"> he shall come to be </w:t>
      </w:r>
      <w:r w:rsidRPr="007755A1">
        <w:rPr>
          <w:rFonts w:ascii="Calibri" w:hAnsi="Calibri" w:cs="Calibri"/>
          <w:b/>
          <w:bCs/>
          <w:u w:val="single"/>
          <w:lang w:eastAsia="x-none"/>
        </w:rPr>
        <w:t>glorified in his saints</w:t>
      </w:r>
      <w:r w:rsidRPr="007755A1">
        <w:rPr>
          <w:rFonts w:ascii="Calibri" w:hAnsi="Calibri" w:cs="Calibri"/>
          <w:lang w:eastAsia="x-none"/>
        </w:rPr>
        <w:t xml:space="preserve">, and to be </w:t>
      </w:r>
      <w:r w:rsidRPr="007755A1">
        <w:rPr>
          <w:rFonts w:ascii="Calibri" w:hAnsi="Calibri" w:cs="Calibri"/>
          <w:b/>
          <w:bCs/>
          <w:u w:val="single"/>
          <w:lang w:eastAsia="x-none"/>
        </w:rPr>
        <w:t xml:space="preserve">admired in </w:t>
      </w:r>
      <w:proofErr w:type="gramStart"/>
      <w:r w:rsidRPr="007755A1">
        <w:rPr>
          <w:rFonts w:ascii="Calibri" w:hAnsi="Calibri" w:cs="Calibri"/>
          <w:b/>
          <w:bCs/>
          <w:u w:val="single"/>
          <w:lang w:eastAsia="x-none"/>
        </w:rPr>
        <w:t>all</w:t>
      </w:r>
      <w:proofErr w:type="gramEnd"/>
      <w:r w:rsidRPr="007755A1">
        <w:rPr>
          <w:rFonts w:ascii="Calibri" w:hAnsi="Calibri" w:cs="Calibri"/>
          <w:lang w:eastAsia="x-none"/>
        </w:rPr>
        <w:t xml:space="preserve"> them that believe…</w:t>
      </w:r>
    </w:p>
    <w:p w14:paraId="37DC1F35" w14:textId="77777777" w:rsidR="005B6DF6" w:rsidRDefault="005B6DF6" w:rsidP="008023B2">
      <w:pPr>
        <w:rPr>
          <w:rFonts w:ascii="Calibri" w:hAnsi="Calibri" w:cs="Calibri"/>
          <w:sz w:val="26"/>
          <w:szCs w:val="26"/>
        </w:rPr>
      </w:pPr>
    </w:p>
    <w:p w14:paraId="71BA3F2B" w14:textId="3997A941" w:rsidR="00717518" w:rsidRDefault="007909D0" w:rsidP="008023B2">
      <w:pPr>
        <w:rPr>
          <w:rFonts w:ascii="Calibri" w:hAnsi="Calibri" w:cs="Calibri"/>
          <w:sz w:val="26"/>
          <w:szCs w:val="26"/>
        </w:rPr>
      </w:pPr>
      <w:r>
        <w:rPr>
          <w:rFonts w:ascii="Calibri" w:hAnsi="Calibri" w:cs="Calibri"/>
          <w:b/>
          <w:bCs/>
          <w:sz w:val="26"/>
          <w:szCs w:val="26"/>
        </w:rPr>
        <w:t>Summary:</w:t>
      </w:r>
      <w:r>
        <w:rPr>
          <w:rFonts w:ascii="Calibri" w:hAnsi="Calibri" w:cs="Calibri"/>
          <w:sz w:val="26"/>
          <w:szCs w:val="26"/>
        </w:rPr>
        <w:t xml:space="preserve"> God, the Word, was manifested in the flesh (</w:t>
      </w:r>
      <w:r w:rsidRPr="000D6B90">
        <w:rPr>
          <w:rFonts w:ascii="Calibri" w:hAnsi="Calibri" w:cs="Calibri"/>
          <w:color w:val="EE0000"/>
          <w:sz w:val="26"/>
          <w:szCs w:val="26"/>
        </w:rPr>
        <w:t>John 1:</w:t>
      </w:r>
      <w:r w:rsidR="000D6B90" w:rsidRPr="000D6B90">
        <w:rPr>
          <w:rFonts w:ascii="Calibri" w:hAnsi="Calibri" w:cs="Calibri"/>
          <w:color w:val="EE0000"/>
          <w:sz w:val="26"/>
          <w:szCs w:val="26"/>
        </w:rPr>
        <w:t>1</w:t>
      </w:r>
      <w:r w:rsidRPr="000D6B90">
        <w:rPr>
          <w:rFonts w:ascii="Calibri" w:hAnsi="Calibri" w:cs="Calibri"/>
          <w:color w:val="EE0000"/>
          <w:sz w:val="26"/>
          <w:szCs w:val="26"/>
        </w:rPr>
        <w:t>4</w:t>
      </w:r>
      <w:r>
        <w:rPr>
          <w:rFonts w:ascii="Calibri" w:hAnsi="Calibri" w:cs="Calibri"/>
          <w:sz w:val="26"/>
          <w:szCs w:val="26"/>
        </w:rPr>
        <w:t xml:space="preserve">, </w:t>
      </w:r>
      <w:r w:rsidR="000D6B90" w:rsidRPr="000D6B90">
        <w:rPr>
          <w:rFonts w:ascii="Calibri" w:hAnsi="Calibri" w:cs="Calibri"/>
          <w:color w:val="EE0000"/>
          <w:sz w:val="26"/>
          <w:szCs w:val="26"/>
          <w:lang w:eastAsia="x-none"/>
        </w:rPr>
        <w:t>1Ti 3:16</w:t>
      </w:r>
      <w:r w:rsidRPr="000D6B90">
        <w:rPr>
          <w:rFonts w:ascii="Calibri" w:hAnsi="Calibri" w:cs="Calibri"/>
          <w:sz w:val="26"/>
          <w:szCs w:val="26"/>
        </w:rPr>
        <w:t>).</w:t>
      </w:r>
      <w:r>
        <w:rPr>
          <w:rFonts w:ascii="Calibri" w:hAnsi="Calibri" w:cs="Calibri"/>
          <w:sz w:val="26"/>
          <w:szCs w:val="26"/>
        </w:rPr>
        <w:t xml:space="preserve"> This was Christ’s first coming. The Second Coming is Christ, the Head, glorified in His saints. Especially in this time, rather than having itching ears for the traveling prophet, we must seek Kingdom revelation of the more sure Word of prophecy (</w:t>
      </w:r>
      <w:r w:rsidR="000D6B90" w:rsidRPr="000D6B90">
        <w:rPr>
          <w:rFonts w:ascii="Calibri" w:hAnsi="Calibri" w:cs="Calibri"/>
          <w:color w:val="EE0000"/>
          <w:sz w:val="26"/>
          <w:szCs w:val="26"/>
        </w:rPr>
        <w:t>2 Pet 1:19</w:t>
      </w:r>
      <w:r>
        <w:rPr>
          <w:rFonts w:ascii="Calibri" w:hAnsi="Calibri" w:cs="Calibri"/>
          <w:sz w:val="26"/>
          <w:szCs w:val="26"/>
        </w:rPr>
        <w:t xml:space="preserve">). We are in the times of </w:t>
      </w:r>
      <w:r w:rsidRPr="000D6B90">
        <w:rPr>
          <w:rFonts w:ascii="Calibri" w:hAnsi="Calibri" w:cs="Calibri"/>
          <w:color w:val="EE0000"/>
          <w:sz w:val="26"/>
          <w:szCs w:val="26"/>
        </w:rPr>
        <w:t xml:space="preserve">Jeremiah 23 </w:t>
      </w:r>
      <w:r>
        <w:rPr>
          <w:rFonts w:ascii="Calibri" w:hAnsi="Calibri" w:cs="Calibri"/>
          <w:sz w:val="26"/>
          <w:szCs w:val="26"/>
        </w:rPr>
        <w:t xml:space="preserve">and </w:t>
      </w:r>
      <w:r w:rsidRPr="000D6B90">
        <w:rPr>
          <w:rFonts w:ascii="Calibri" w:hAnsi="Calibri" w:cs="Calibri"/>
          <w:color w:val="EE0000"/>
          <w:sz w:val="26"/>
          <w:szCs w:val="26"/>
        </w:rPr>
        <w:t>Ezekiel 34</w:t>
      </w:r>
      <w:r>
        <w:rPr>
          <w:rFonts w:ascii="Calibri" w:hAnsi="Calibri" w:cs="Calibri"/>
          <w:sz w:val="26"/>
          <w:szCs w:val="26"/>
        </w:rPr>
        <w:t xml:space="preserve">; this is the generation in which all that </w:t>
      </w:r>
      <w:r w:rsidR="000D6B90">
        <w:rPr>
          <w:rFonts w:ascii="Calibri" w:hAnsi="Calibri" w:cs="Calibri"/>
          <w:sz w:val="26"/>
          <w:szCs w:val="26"/>
        </w:rPr>
        <w:t>has</w:t>
      </w:r>
      <w:r>
        <w:rPr>
          <w:rFonts w:ascii="Calibri" w:hAnsi="Calibri" w:cs="Calibri"/>
          <w:sz w:val="26"/>
          <w:szCs w:val="26"/>
        </w:rPr>
        <w:t xml:space="preserve"> been written will become flesh. We are the ones upon whom </w:t>
      </w:r>
      <w:r w:rsidR="007C7D23">
        <w:rPr>
          <w:rFonts w:ascii="Calibri" w:hAnsi="Calibri" w:cs="Calibri"/>
          <w:sz w:val="26"/>
          <w:szCs w:val="26"/>
        </w:rPr>
        <w:t>“</w:t>
      </w:r>
      <w:r>
        <w:rPr>
          <w:rFonts w:ascii="Calibri" w:hAnsi="Calibri" w:cs="Calibri"/>
          <w:sz w:val="26"/>
          <w:szCs w:val="26"/>
        </w:rPr>
        <w:t xml:space="preserve">the ends of the </w:t>
      </w:r>
      <w:r w:rsidR="007C7D23" w:rsidRPr="007C7D23">
        <w:rPr>
          <w:rFonts w:ascii="Calibri" w:hAnsi="Calibri" w:cs="Calibri"/>
          <w:strike/>
          <w:sz w:val="26"/>
          <w:szCs w:val="26"/>
        </w:rPr>
        <w:t>world</w:t>
      </w:r>
      <w:r w:rsidR="007C7D23">
        <w:rPr>
          <w:rFonts w:ascii="Calibri" w:hAnsi="Calibri" w:cs="Calibri"/>
          <w:sz w:val="26"/>
          <w:szCs w:val="26"/>
        </w:rPr>
        <w:t xml:space="preserve"> (</w:t>
      </w:r>
      <w:r w:rsidR="007C7D23" w:rsidRPr="007C7D23">
        <w:rPr>
          <w:rFonts w:ascii="Calibri" w:hAnsi="Calibri" w:cs="Calibri"/>
          <w:i/>
          <w:iCs/>
          <w:sz w:val="26"/>
          <w:szCs w:val="26"/>
        </w:rPr>
        <w:t>ages</w:t>
      </w:r>
      <w:r w:rsidR="007C7D23">
        <w:rPr>
          <w:rFonts w:ascii="Calibri" w:hAnsi="Calibri" w:cs="Calibri"/>
          <w:sz w:val="26"/>
          <w:szCs w:val="26"/>
        </w:rPr>
        <w:t>) are come” (</w:t>
      </w:r>
      <w:r w:rsidR="007C7D23" w:rsidRPr="000D6B90">
        <w:rPr>
          <w:rFonts w:ascii="Calibri" w:hAnsi="Calibri" w:cs="Calibri"/>
          <w:color w:val="EE0000"/>
          <w:sz w:val="26"/>
          <w:szCs w:val="26"/>
        </w:rPr>
        <w:t>1 Cor 10:11</w:t>
      </w:r>
      <w:r w:rsidR="007C7D23">
        <w:rPr>
          <w:rFonts w:ascii="Calibri" w:hAnsi="Calibri" w:cs="Calibri"/>
          <w:sz w:val="26"/>
          <w:szCs w:val="26"/>
        </w:rPr>
        <w:t xml:space="preserve">). </w:t>
      </w:r>
      <w:r w:rsidR="000D6B90">
        <w:rPr>
          <w:rFonts w:ascii="Calibri" w:hAnsi="Calibri" w:cs="Calibri"/>
          <w:sz w:val="26"/>
          <w:szCs w:val="26"/>
        </w:rPr>
        <w:t xml:space="preserve">This is the </w:t>
      </w:r>
      <w:r w:rsidR="000D6B90" w:rsidRPr="000D6B90">
        <w:rPr>
          <w:rFonts w:ascii="Calibri" w:hAnsi="Calibri" w:cs="Calibri"/>
          <w:i/>
          <w:iCs/>
          <w:color w:val="00B050"/>
          <w:sz w:val="26"/>
          <w:szCs w:val="26"/>
        </w:rPr>
        <w:t>telos</w:t>
      </w:r>
      <w:r w:rsidR="000D6B90" w:rsidRPr="000D6B90">
        <w:rPr>
          <w:rFonts w:ascii="Calibri" w:hAnsi="Calibri" w:cs="Calibri"/>
          <w:color w:val="00B050"/>
          <w:sz w:val="26"/>
          <w:szCs w:val="26"/>
        </w:rPr>
        <w:t xml:space="preserve"> </w:t>
      </w:r>
      <w:r w:rsidR="000D6B90">
        <w:rPr>
          <w:rFonts w:ascii="Calibri" w:hAnsi="Calibri" w:cs="Calibri"/>
          <w:sz w:val="26"/>
          <w:szCs w:val="26"/>
        </w:rPr>
        <w:t>“point aimed at as a limit” when al</w:t>
      </w:r>
      <w:r w:rsidR="007C7D23">
        <w:rPr>
          <w:rFonts w:ascii="Calibri" w:hAnsi="Calibri" w:cs="Calibri"/>
          <w:sz w:val="26"/>
          <w:szCs w:val="26"/>
        </w:rPr>
        <w:t xml:space="preserve">l of Scripture must be fulfilled, written on our hearts and walked out in our bodies. </w:t>
      </w:r>
      <w:r w:rsidR="000D6B90">
        <w:rPr>
          <w:rFonts w:ascii="Calibri" w:hAnsi="Calibri" w:cs="Calibri"/>
          <w:sz w:val="26"/>
          <w:szCs w:val="26"/>
        </w:rPr>
        <w:t>Those who resist the knowledge of the Father’s Glory, disobeying the gospel, will find themselves in the flames of fiery judgment.</w:t>
      </w:r>
    </w:p>
    <w:p w14:paraId="10BC83FA" w14:textId="77777777" w:rsidR="007C7D23" w:rsidRDefault="007C7D23" w:rsidP="008023B2">
      <w:pPr>
        <w:rPr>
          <w:rFonts w:ascii="Calibri" w:hAnsi="Calibri" w:cs="Calibri"/>
          <w:sz w:val="26"/>
          <w:szCs w:val="26"/>
        </w:rPr>
      </w:pPr>
    </w:p>
    <w:p w14:paraId="7B169FFD" w14:textId="77777777" w:rsidR="007C7D23" w:rsidRPr="007909D0" w:rsidRDefault="007C7D23" w:rsidP="008023B2">
      <w:pPr>
        <w:rPr>
          <w:rFonts w:ascii="Calibri" w:hAnsi="Calibri" w:cs="Calibri"/>
          <w:sz w:val="26"/>
          <w:szCs w:val="26"/>
        </w:rPr>
      </w:pPr>
    </w:p>
    <w:p w14:paraId="4CF06480" w14:textId="77777777" w:rsidR="007C7D23" w:rsidRDefault="007C7D23">
      <w:pPr>
        <w:rPr>
          <w:rFonts w:ascii="Calibri" w:hAnsi="Calibri" w:cs="Calibri"/>
          <w:b/>
          <w:bCs/>
          <w:color w:val="00B0F0"/>
          <w:sz w:val="32"/>
          <w:szCs w:val="32"/>
        </w:rPr>
      </w:pPr>
      <w:r>
        <w:br w:type="page"/>
      </w:r>
    </w:p>
    <w:p w14:paraId="060790F3" w14:textId="00DA2CAC" w:rsidR="005B6DF6" w:rsidRDefault="00717518" w:rsidP="007755A1">
      <w:pPr>
        <w:pStyle w:val="Heading1"/>
      </w:pPr>
      <w:r w:rsidRPr="00717518">
        <w:lastRenderedPageBreak/>
        <w:t>The Second Coming and Manifest Sons</w:t>
      </w:r>
    </w:p>
    <w:p w14:paraId="77CD6307" w14:textId="3E2CD6FD" w:rsidR="008023B2" w:rsidRPr="004C5AC7" w:rsidRDefault="008023B2" w:rsidP="008023B2">
      <w:pPr>
        <w:rPr>
          <w:rFonts w:ascii="Calibri" w:hAnsi="Calibri" w:cs="Calibri"/>
          <w:sz w:val="26"/>
          <w:szCs w:val="26"/>
        </w:rPr>
      </w:pPr>
      <w:r w:rsidRPr="004C5AC7">
        <w:rPr>
          <w:rFonts w:ascii="Calibri" w:hAnsi="Calibri" w:cs="Calibri"/>
          <w:sz w:val="26"/>
          <w:szCs w:val="26"/>
        </w:rPr>
        <w:t>The Second Coming</w:t>
      </w:r>
      <w:r w:rsidR="007909D0">
        <w:rPr>
          <w:rFonts w:ascii="Calibri" w:hAnsi="Calibri" w:cs="Calibri"/>
          <w:sz w:val="26"/>
          <w:szCs w:val="26"/>
        </w:rPr>
        <w:t>,</w:t>
      </w:r>
      <w:r w:rsidRPr="004C5AC7">
        <w:rPr>
          <w:rFonts w:ascii="Calibri" w:hAnsi="Calibri" w:cs="Calibri"/>
          <w:sz w:val="26"/>
          <w:szCs w:val="26"/>
        </w:rPr>
        <w:t xml:space="preserve"> as manifest in His sons</w:t>
      </w:r>
      <w:r w:rsidR="007909D0">
        <w:rPr>
          <w:rFonts w:ascii="Calibri" w:hAnsi="Calibri" w:cs="Calibri"/>
          <w:sz w:val="26"/>
          <w:szCs w:val="26"/>
        </w:rPr>
        <w:t>,</w:t>
      </w:r>
      <w:r w:rsidRPr="004C5AC7">
        <w:rPr>
          <w:rFonts w:ascii="Calibri" w:hAnsi="Calibri" w:cs="Calibri"/>
          <w:sz w:val="26"/>
          <w:szCs w:val="26"/>
        </w:rPr>
        <w:t xml:space="preserve"> is the subject matter and theme of this document.</w:t>
      </w:r>
    </w:p>
    <w:p w14:paraId="1FB7DD07" w14:textId="77777777" w:rsidR="008023B2" w:rsidRPr="007755A1" w:rsidRDefault="008023B2" w:rsidP="007755A1">
      <w:pPr>
        <w:rPr>
          <w:rFonts w:ascii="Calibri" w:hAnsi="Calibri" w:cs="Calibri"/>
          <w:sz w:val="26"/>
          <w:szCs w:val="26"/>
        </w:rPr>
      </w:pPr>
    </w:p>
    <w:p w14:paraId="32E7123A" w14:textId="34E7CBF2" w:rsidR="008023B2" w:rsidRPr="00A03D26" w:rsidRDefault="008023B2" w:rsidP="008023B2">
      <w:pPr>
        <w:ind w:left="720" w:right="1440"/>
        <w:jc w:val="both"/>
        <w:rPr>
          <w:rFonts w:ascii="Calibri" w:hAnsi="Calibri" w:cs="Calibri"/>
          <w:lang w:eastAsia="x-none"/>
        </w:rPr>
      </w:pPr>
      <w:r w:rsidRPr="00A03D26">
        <w:rPr>
          <w:rFonts w:ascii="Calibri" w:hAnsi="Calibri" w:cs="Calibri"/>
          <w:color w:val="EE0000"/>
          <w:lang w:eastAsia="x-none"/>
        </w:rPr>
        <w:t xml:space="preserve">Psa </w:t>
      </w:r>
      <w:proofErr w:type="gramStart"/>
      <w:r w:rsidRPr="00A03D26">
        <w:rPr>
          <w:rFonts w:ascii="Calibri" w:hAnsi="Calibri" w:cs="Calibri"/>
          <w:color w:val="EE0000"/>
          <w:lang w:eastAsia="x-none"/>
        </w:rPr>
        <w:t xml:space="preserve">68:11  </w:t>
      </w:r>
      <w:r w:rsidRPr="00A03D26">
        <w:rPr>
          <w:rFonts w:ascii="Calibri" w:hAnsi="Calibri" w:cs="Calibri"/>
          <w:lang w:eastAsia="x-none"/>
        </w:rPr>
        <w:t>The</w:t>
      </w:r>
      <w:proofErr w:type="gramEnd"/>
      <w:r w:rsidRPr="00A03D26">
        <w:rPr>
          <w:rFonts w:ascii="Calibri" w:hAnsi="Calibri" w:cs="Calibri"/>
          <w:lang w:eastAsia="x-none"/>
        </w:rPr>
        <w:t xml:space="preserve"> Lord gave the </w:t>
      </w:r>
      <w:r w:rsidRPr="007934E0">
        <w:rPr>
          <w:rFonts w:ascii="Calibri" w:hAnsi="Calibri" w:cs="Calibri"/>
          <w:lang w:eastAsia="x-none"/>
        </w:rPr>
        <w:t xml:space="preserve">word: great </w:t>
      </w:r>
      <w:r w:rsidRPr="007934E0">
        <w:rPr>
          <w:rFonts w:ascii="Calibri" w:hAnsi="Calibri" w:cs="Calibri"/>
          <w:i/>
          <w:iCs/>
          <w:lang w:eastAsia="x-none"/>
        </w:rPr>
        <w:t>was</w:t>
      </w:r>
      <w:r w:rsidRPr="007934E0">
        <w:rPr>
          <w:rFonts w:ascii="Calibri" w:hAnsi="Calibri" w:cs="Calibri"/>
          <w:lang w:eastAsia="x-none"/>
        </w:rPr>
        <w:t xml:space="preserve"> the </w:t>
      </w:r>
      <w:r w:rsidRPr="00A03D26">
        <w:rPr>
          <w:rFonts w:ascii="Calibri" w:hAnsi="Calibri" w:cs="Calibri"/>
          <w:lang w:eastAsia="x-none"/>
        </w:rPr>
        <w:t xml:space="preserve">company of those that </w:t>
      </w:r>
      <w:r w:rsidRPr="00A03D26">
        <w:rPr>
          <w:rFonts w:ascii="Calibri" w:hAnsi="Calibri" w:cs="Calibri"/>
          <w:b/>
          <w:bCs/>
          <w:u w:val="single"/>
          <w:lang w:eastAsia="x-none"/>
        </w:rPr>
        <w:t>published</w:t>
      </w:r>
      <w:r w:rsidRPr="00A03D26">
        <w:rPr>
          <w:rFonts w:ascii="Calibri" w:hAnsi="Calibri" w:cs="Calibri"/>
          <w:lang w:eastAsia="x-none"/>
        </w:rPr>
        <w:t xml:space="preserve"> (</w:t>
      </w:r>
      <w:proofErr w:type="spellStart"/>
      <w:r w:rsidRPr="007755A1">
        <w:rPr>
          <w:rFonts w:ascii="Calibri" w:hAnsi="Calibri" w:cs="Calibri"/>
          <w:b/>
          <w:bCs/>
          <w:color w:val="E97132" w:themeColor="accent2"/>
          <w:lang w:eastAsia="x-none"/>
        </w:rPr>
        <w:t>B</w:t>
      </w:r>
      <w:r w:rsidRPr="007755A1">
        <w:rPr>
          <w:rFonts w:ascii="Calibri" w:hAnsi="Calibri" w:cs="Calibri"/>
          <w:color w:val="E97132" w:themeColor="accent2"/>
          <w:lang w:eastAsia="x-none"/>
        </w:rPr>
        <w:t>a</w:t>
      </w:r>
      <w:r w:rsidRPr="007755A1">
        <w:rPr>
          <w:rFonts w:ascii="Calibri" w:hAnsi="Calibri" w:cs="Calibri"/>
          <w:b/>
          <w:bCs/>
          <w:color w:val="E97132" w:themeColor="accent2"/>
          <w:lang w:eastAsia="x-none"/>
        </w:rPr>
        <w:t>S</w:t>
      </w:r>
      <w:r w:rsidR="007934E0">
        <w:rPr>
          <w:rFonts w:ascii="Calibri" w:hAnsi="Calibri" w:cs="Calibri"/>
          <w:b/>
          <w:bCs/>
          <w:color w:val="E97132" w:themeColor="accent2"/>
          <w:lang w:eastAsia="x-none"/>
        </w:rPr>
        <w:t>h</w:t>
      </w:r>
      <w:r w:rsidRPr="007755A1">
        <w:rPr>
          <w:rFonts w:ascii="Calibri" w:hAnsi="Calibri" w:cs="Calibri"/>
          <w:color w:val="E97132" w:themeColor="accent2"/>
          <w:lang w:eastAsia="x-none"/>
        </w:rPr>
        <w:t>a</w:t>
      </w:r>
      <w:r w:rsidRPr="007755A1">
        <w:rPr>
          <w:rFonts w:ascii="Calibri" w:hAnsi="Calibri" w:cs="Calibri"/>
          <w:b/>
          <w:bCs/>
          <w:color w:val="E97132" w:themeColor="accent2"/>
          <w:lang w:eastAsia="x-none"/>
        </w:rPr>
        <w:t>R</w:t>
      </w:r>
      <w:proofErr w:type="spellEnd"/>
      <w:r w:rsidRPr="00A03D26">
        <w:rPr>
          <w:rFonts w:ascii="Calibri" w:hAnsi="Calibri" w:cs="Calibri"/>
          <w:lang w:eastAsia="x-none"/>
        </w:rPr>
        <w:t xml:space="preserve">: </w:t>
      </w:r>
      <w:r w:rsidRPr="00E71373">
        <w:rPr>
          <w:rFonts w:ascii="Calibri" w:hAnsi="Calibri" w:cs="Calibri"/>
          <w:i/>
          <w:iCs/>
          <w:lang w:eastAsia="x-none"/>
        </w:rPr>
        <w:t>flesh</w:t>
      </w:r>
      <w:r w:rsidRPr="00A03D26">
        <w:rPr>
          <w:rFonts w:ascii="Calibri" w:hAnsi="Calibri" w:cs="Calibri"/>
          <w:lang w:eastAsia="x-none"/>
        </w:rPr>
        <w:t xml:space="preserve">, </w:t>
      </w:r>
      <w:r w:rsidRPr="00E71373">
        <w:rPr>
          <w:rFonts w:ascii="Calibri" w:hAnsi="Calibri" w:cs="Calibri"/>
          <w:i/>
          <w:iCs/>
          <w:lang w:eastAsia="x-none"/>
        </w:rPr>
        <w:t>body</w:t>
      </w:r>
      <w:r w:rsidRPr="00A03D26">
        <w:rPr>
          <w:rFonts w:ascii="Calibri" w:hAnsi="Calibri" w:cs="Calibri"/>
          <w:lang w:eastAsia="x-none"/>
        </w:rPr>
        <w:t xml:space="preserve">) </w:t>
      </w:r>
      <w:r w:rsidRPr="00BD039C">
        <w:rPr>
          <w:rFonts w:ascii="Calibri" w:hAnsi="Calibri" w:cs="Calibri"/>
          <w:i/>
          <w:iCs/>
          <w:lang w:eastAsia="x-none"/>
        </w:rPr>
        <w:t>it</w:t>
      </w:r>
      <w:r w:rsidRPr="00A03D26">
        <w:rPr>
          <w:rFonts w:ascii="Calibri" w:hAnsi="Calibri" w:cs="Calibri"/>
          <w:i/>
          <w:iCs/>
          <w:color w:val="757575"/>
          <w:lang w:eastAsia="x-none"/>
        </w:rPr>
        <w:t>.</w:t>
      </w:r>
      <w:r w:rsidRPr="00A03D26">
        <w:rPr>
          <w:rFonts w:ascii="Calibri" w:hAnsi="Calibri" w:cs="Calibri"/>
          <w:lang w:eastAsia="x-none"/>
        </w:rPr>
        <w:t> </w:t>
      </w:r>
    </w:p>
    <w:p w14:paraId="1DC46E0D" w14:textId="77777777" w:rsidR="00A03D26" w:rsidRPr="007755A1" w:rsidRDefault="00A03D26" w:rsidP="007755A1">
      <w:pPr>
        <w:rPr>
          <w:rFonts w:ascii="Calibri" w:hAnsi="Calibri" w:cs="Calibri"/>
          <w:sz w:val="26"/>
          <w:szCs w:val="26"/>
        </w:rPr>
      </w:pPr>
    </w:p>
    <w:p w14:paraId="127E0213" w14:textId="71D04A42" w:rsidR="00A03D26" w:rsidRDefault="00756BA9" w:rsidP="00756BA9">
      <w:pPr>
        <w:pStyle w:val="BODY"/>
        <w:widowControl w:val="0"/>
        <w:spacing w:before="60" w:after="60"/>
        <w:jc w:val="both"/>
        <w:rPr>
          <w:rFonts w:ascii="Calibri" w:hAnsi="Calibri" w:cs="Calibri"/>
          <w:color w:val="auto"/>
          <w:sz w:val="26"/>
          <w:szCs w:val="26"/>
          <w:lang w:eastAsia="x-none"/>
        </w:rPr>
      </w:pPr>
      <w:r w:rsidRPr="00756BA9">
        <w:rPr>
          <w:rFonts w:ascii="Calibri" w:hAnsi="Calibri" w:cs="Calibri"/>
          <w:color w:val="auto"/>
          <w:sz w:val="26"/>
          <w:szCs w:val="26"/>
          <w:lang w:eastAsia="x-none"/>
        </w:rPr>
        <w:t xml:space="preserve">The word “published” is the same word in </w:t>
      </w:r>
      <w:r>
        <w:rPr>
          <w:rFonts w:ascii="Calibri" w:hAnsi="Calibri" w:cs="Calibri"/>
          <w:color w:val="auto"/>
          <w:sz w:val="26"/>
          <w:szCs w:val="26"/>
          <w:lang w:eastAsia="x-none"/>
        </w:rPr>
        <w:t xml:space="preserve">Paleo (ancient) </w:t>
      </w:r>
      <w:r w:rsidRPr="00756BA9">
        <w:rPr>
          <w:rFonts w:ascii="Calibri" w:hAnsi="Calibri" w:cs="Calibri"/>
          <w:color w:val="auto"/>
          <w:sz w:val="26"/>
          <w:szCs w:val="26"/>
          <w:lang w:eastAsia="x-none"/>
        </w:rPr>
        <w:t xml:space="preserve">Hebrew </w:t>
      </w:r>
      <w:r>
        <w:rPr>
          <w:rFonts w:ascii="Calibri" w:hAnsi="Calibri" w:cs="Calibri"/>
          <w:color w:val="auto"/>
          <w:sz w:val="26"/>
          <w:szCs w:val="26"/>
          <w:lang w:eastAsia="x-none"/>
        </w:rPr>
        <w:t xml:space="preserve">as the word for </w:t>
      </w:r>
      <w:r w:rsidR="00BD039C">
        <w:rPr>
          <w:rFonts w:ascii="Calibri" w:hAnsi="Calibri" w:cs="Calibri"/>
          <w:color w:val="auto"/>
          <w:sz w:val="26"/>
          <w:szCs w:val="26"/>
          <w:lang w:eastAsia="x-none"/>
        </w:rPr>
        <w:t>“</w:t>
      </w:r>
      <w:r>
        <w:rPr>
          <w:rFonts w:ascii="Calibri" w:hAnsi="Calibri" w:cs="Calibri"/>
          <w:color w:val="auto"/>
          <w:sz w:val="26"/>
          <w:szCs w:val="26"/>
          <w:lang w:eastAsia="x-none"/>
        </w:rPr>
        <w:t>body</w:t>
      </w:r>
      <w:r w:rsidR="00BD039C">
        <w:rPr>
          <w:rFonts w:ascii="Calibri" w:hAnsi="Calibri" w:cs="Calibri"/>
          <w:color w:val="auto"/>
          <w:sz w:val="26"/>
          <w:szCs w:val="26"/>
          <w:lang w:eastAsia="x-none"/>
        </w:rPr>
        <w:t>”</w:t>
      </w:r>
      <w:r>
        <w:rPr>
          <w:rFonts w:ascii="Calibri" w:hAnsi="Calibri" w:cs="Calibri"/>
          <w:color w:val="auto"/>
          <w:sz w:val="26"/>
          <w:szCs w:val="26"/>
          <w:lang w:eastAsia="x-none"/>
        </w:rPr>
        <w:t>. This the language that David spoke when he wrote this Psalm. David had no concept of the modern Hebrew that you see in your Bibles today. So what was David actually saying? He was saying, “Yahweh gives the Word to His people, and great in number will be the ones who ‘make it flesh’ and live it out in their body”. Who are those people? They are the manifest sons of God who bec</w:t>
      </w:r>
      <w:r w:rsidR="00BD039C">
        <w:rPr>
          <w:rFonts w:ascii="Calibri" w:hAnsi="Calibri" w:cs="Calibri"/>
          <w:color w:val="auto"/>
          <w:sz w:val="26"/>
          <w:szCs w:val="26"/>
          <w:lang w:eastAsia="x-none"/>
        </w:rPr>
        <w:t>o</w:t>
      </w:r>
      <w:r>
        <w:rPr>
          <w:rFonts w:ascii="Calibri" w:hAnsi="Calibri" w:cs="Calibri"/>
          <w:color w:val="auto"/>
          <w:sz w:val="26"/>
          <w:szCs w:val="26"/>
          <w:lang w:eastAsia="x-none"/>
        </w:rPr>
        <w:t xml:space="preserve">me the last days Army of the LORD who usher in </w:t>
      </w:r>
      <w:r w:rsidR="00BD039C">
        <w:rPr>
          <w:rFonts w:ascii="Calibri" w:hAnsi="Calibri" w:cs="Calibri"/>
          <w:color w:val="auto"/>
          <w:sz w:val="26"/>
          <w:szCs w:val="26"/>
          <w:lang w:eastAsia="x-none"/>
        </w:rPr>
        <w:t>“</w:t>
      </w:r>
      <w:r>
        <w:rPr>
          <w:rFonts w:ascii="Calibri" w:hAnsi="Calibri" w:cs="Calibri"/>
          <w:color w:val="auto"/>
          <w:sz w:val="26"/>
          <w:szCs w:val="26"/>
          <w:lang w:eastAsia="x-none"/>
        </w:rPr>
        <w:t>The Day of The LORD</w:t>
      </w:r>
      <w:r w:rsidR="00BD039C">
        <w:rPr>
          <w:rFonts w:ascii="Calibri" w:hAnsi="Calibri" w:cs="Calibri"/>
          <w:color w:val="auto"/>
          <w:sz w:val="26"/>
          <w:szCs w:val="26"/>
          <w:lang w:eastAsia="x-none"/>
        </w:rPr>
        <w:t>”</w:t>
      </w:r>
      <w:r>
        <w:rPr>
          <w:rFonts w:ascii="Calibri" w:hAnsi="Calibri" w:cs="Calibri"/>
          <w:color w:val="auto"/>
          <w:sz w:val="26"/>
          <w:szCs w:val="26"/>
          <w:lang w:eastAsia="x-none"/>
        </w:rPr>
        <w:t xml:space="preserve"> into all the earth. </w:t>
      </w:r>
    </w:p>
    <w:p w14:paraId="0E34C639" w14:textId="77777777" w:rsidR="00756BA9" w:rsidRDefault="00756BA9" w:rsidP="00BD039C">
      <w:pPr>
        <w:pStyle w:val="BODY"/>
        <w:widowControl w:val="0"/>
        <w:spacing w:before="60" w:after="60"/>
        <w:ind w:right="1440"/>
        <w:jc w:val="both"/>
        <w:rPr>
          <w:rFonts w:ascii="Calibri" w:hAnsi="Calibri" w:cs="Calibri"/>
          <w:color w:val="EE0000"/>
          <w:lang w:eastAsia="x-none"/>
        </w:rPr>
      </w:pPr>
    </w:p>
    <w:p w14:paraId="5A325B37" w14:textId="13BE9C47" w:rsidR="00091001" w:rsidRPr="007755A1" w:rsidRDefault="00091001" w:rsidP="001A7F4E">
      <w:pPr>
        <w:pStyle w:val="BODY"/>
        <w:widowControl w:val="0"/>
        <w:spacing w:before="60" w:after="60"/>
        <w:ind w:left="720" w:right="1440"/>
        <w:jc w:val="both"/>
        <w:rPr>
          <w:rFonts w:ascii="Calibri" w:hAnsi="Calibri" w:cs="Calibri"/>
          <w:color w:val="auto"/>
          <w:lang w:eastAsia="x-none"/>
        </w:rPr>
      </w:pPr>
      <w:r w:rsidRPr="001A7F4E">
        <w:rPr>
          <w:rFonts w:ascii="Calibri" w:hAnsi="Calibri" w:cs="Calibri"/>
          <w:color w:val="EE0000"/>
          <w:lang w:eastAsia="x-none"/>
        </w:rPr>
        <w:t xml:space="preserve">Jud 1:14  </w:t>
      </w:r>
      <w:r w:rsidRPr="007755A1">
        <w:rPr>
          <w:rFonts w:ascii="Calibri" w:hAnsi="Calibri" w:cs="Calibri"/>
          <w:color w:val="auto"/>
          <w:lang w:eastAsia="x-none"/>
        </w:rPr>
        <w:t xml:space="preserve">And Enoch also, the seventh from Adam, prophesied of these, saying, Behold, </w:t>
      </w:r>
      <w:r w:rsidRPr="007755A1">
        <w:rPr>
          <w:rFonts w:ascii="Calibri" w:hAnsi="Calibri" w:cs="Calibri"/>
          <w:b/>
          <w:bCs/>
          <w:color w:val="auto"/>
          <w:u w:val="single"/>
          <w:lang w:eastAsia="x-none"/>
        </w:rPr>
        <w:t>the Lord cometh with ten thousands of his saints</w:t>
      </w:r>
      <w:r w:rsidRPr="007755A1">
        <w:rPr>
          <w:rFonts w:ascii="Calibri" w:hAnsi="Calibri" w:cs="Calibri"/>
          <w:color w:val="auto"/>
          <w:lang w:eastAsia="x-none"/>
        </w:rPr>
        <w:t>, </w:t>
      </w:r>
    </w:p>
    <w:p w14:paraId="6A165920" w14:textId="77AC2BBE" w:rsidR="00091001" w:rsidRPr="007755A1" w:rsidRDefault="00091001" w:rsidP="001A7F4E">
      <w:pPr>
        <w:ind w:left="720" w:right="1440"/>
        <w:jc w:val="both"/>
        <w:rPr>
          <w:rFonts w:ascii="Calibri" w:hAnsi="Calibri" w:cs="Calibri"/>
          <w:lang w:eastAsia="x-none"/>
        </w:rPr>
      </w:pPr>
      <w:r w:rsidRPr="007755A1">
        <w:rPr>
          <w:rFonts w:ascii="Calibri" w:hAnsi="Calibri" w:cs="Calibri"/>
          <w:lang w:eastAsia="x-none"/>
        </w:rPr>
        <w:t xml:space="preserve">Jud </w:t>
      </w:r>
      <w:proofErr w:type="gramStart"/>
      <w:r w:rsidRPr="007755A1">
        <w:rPr>
          <w:rFonts w:ascii="Calibri" w:hAnsi="Calibri" w:cs="Calibri"/>
          <w:lang w:eastAsia="x-none"/>
        </w:rPr>
        <w:t>1:15  To</w:t>
      </w:r>
      <w:proofErr w:type="gramEnd"/>
      <w:r w:rsidRPr="007755A1">
        <w:rPr>
          <w:rFonts w:ascii="Calibri" w:hAnsi="Calibri" w:cs="Calibri"/>
          <w:lang w:eastAsia="x-none"/>
        </w:rPr>
        <w:t xml:space="preserve"> execute judgment upon all…</w:t>
      </w:r>
    </w:p>
    <w:p w14:paraId="20C87BA0" w14:textId="77777777" w:rsidR="001A7F4E" w:rsidRPr="001A7F4E" w:rsidRDefault="001A7F4E" w:rsidP="001A7F4E">
      <w:pPr>
        <w:pStyle w:val="BODY"/>
        <w:widowControl w:val="0"/>
        <w:spacing w:before="60" w:after="60"/>
        <w:ind w:left="720" w:right="1440"/>
        <w:jc w:val="both"/>
        <w:rPr>
          <w:rFonts w:ascii="Calibri" w:hAnsi="Calibri" w:cs="Calibri"/>
          <w:color w:val="EE0000"/>
          <w:lang w:eastAsia="x-none"/>
        </w:rPr>
      </w:pPr>
    </w:p>
    <w:p w14:paraId="2056F093" w14:textId="77777777" w:rsidR="0020173B" w:rsidRPr="007755A1" w:rsidRDefault="0020173B" w:rsidP="0020173B">
      <w:pPr>
        <w:pStyle w:val="BODY"/>
        <w:widowControl w:val="0"/>
        <w:spacing w:before="60" w:after="60"/>
        <w:ind w:left="720" w:right="1440"/>
        <w:jc w:val="both"/>
        <w:rPr>
          <w:rFonts w:ascii="Calibri" w:hAnsi="Calibri" w:cs="Calibri"/>
          <w:color w:val="auto"/>
          <w:lang w:eastAsia="x-none"/>
        </w:rPr>
      </w:pPr>
      <w:r w:rsidRPr="0020173B">
        <w:rPr>
          <w:rFonts w:ascii="Calibri" w:hAnsi="Calibri" w:cs="Calibri"/>
          <w:color w:val="EE0000"/>
          <w:lang w:eastAsia="x-none"/>
        </w:rPr>
        <w:t xml:space="preserve">Joe 2:2  </w:t>
      </w:r>
      <w:r w:rsidRPr="007755A1">
        <w:rPr>
          <w:rFonts w:ascii="Calibri" w:hAnsi="Calibri" w:cs="Calibri"/>
          <w:color w:val="auto"/>
          <w:lang w:eastAsia="x-none"/>
        </w:rPr>
        <w:t xml:space="preserve">A day of darkness and of gloominess, a day of clouds and of thick darkness, as the morning spread upon the mountains: a great people and a strong; there hath not been ever the like, neither shall be any more after it, </w:t>
      </w:r>
      <w:r w:rsidRPr="007755A1">
        <w:rPr>
          <w:rFonts w:ascii="Calibri" w:hAnsi="Calibri" w:cs="Calibri"/>
          <w:i/>
          <w:iCs/>
          <w:color w:val="auto"/>
          <w:lang w:eastAsia="x-none"/>
        </w:rPr>
        <w:t>even</w:t>
      </w:r>
      <w:r w:rsidRPr="007755A1">
        <w:rPr>
          <w:rFonts w:ascii="Calibri" w:hAnsi="Calibri" w:cs="Calibri"/>
          <w:color w:val="auto"/>
          <w:lang w:eastAsia="x-none"/>
        </w:rPr>
        <w:t xml:space="preserve"> to the years of many generations. </w:t>
      </w:r>
    </w:p>
    <w:p w14:paraId="0FC56C42" w14:textId="4257E99B" w:rsidR="0020173B" w:rsidRPr="007755A1" w:rsidRDefault="0020173B" w:rsidP="0020173B">
      <w:pPr>
        <w:pStyle w:val="BODY"/>
        <w:widowControl w:val="0"/>
        <w:spacing w:before="60" w:after="60"/>
        <w:ind w:left="720" w:right="1440"/>
        <w:jc w:val="both"/>
        <w:rPr>
          <w:rFonts w:ascii="Calibri" w:hAnsi="Calibri" w:cs="Calibri"/>
          <w:color w:val="auto"/>
          <w:lang w:eastAsia="x-none"/>
        </w:rPr>
      </w:pPr>
      <w:r w:rsidRPr="007755A1">
        <w:rPr>
          <w:rFonts w:ascii="Calibri" w:hAnsi="Calibri" w:cs="Calibri"/>
          <w:color w:val="auto"/>
          <w:lang w:eastAsia="x-none"/>
        </w:rPr>
        <w:t xml:space="preserve">Joe 2:3  A fire devoureth before them; and behind them a flame burneth: the land </w:t>
      </w:r>
      <w:r w:rsidRPr="007755A1">
        <w:rPr>
          <w:rFonts w:ascii="Calibri" w:hAnsi="Calibri" w:cs="Calibri"/>
          <w:i/>
          <w:iCs/>
          <w:color w:val="auto"/>
          <w:lang w:eastAsia="x-none"/>
        </w:rPr>
        <w:t>is</w:t>
      </w:r>
      <w:r w:rsidRPr="007755A1">
        <w:rPr>
          <w:rFonts w:ascii="Calibri" w:hAnsi="Calibri" w:cs="Calibri"/>
          <w:color w:val="auto"/>
          <w:lang w:eastAsia="x-none"/>
        </w:rPr>
        <w:t xml:space="preserve"> as the garden of Eden before them, and behind them a desolate wilderness; yea, and nothing shall escape them. </w:t>
      </w:r>
    </w:p>
    <w:p w14:paraId="1E91115E" w14:textId="77777777" w:rsidR="0020173B" w:rsidRPr="0020173B" w:rsidRDefault="0020173B" w:rsidP="0020173B">
      <w:pPr>
        <w:pStyle w:val="BODY"/>
        <w:widowControl w:val="0"/>
        <w:spacing w:before="60" w:after="60"/>
        <w:ind w:left="720" w:right="1440"/>
        <w:jc w:val="both"/>
        <w:rPr>
          <w:rFonts w:ascii="Calibri" w:hAnsi="Calibri" w:cs="Calibri"/>
          <w:color w:val="EE0000"/>
          <w:lang w:eastAsia="x-none"/>
        </w:rPr>
      </w:pPr>
    </w:p>
    <w:p w14:paraId="38D54B05" w14:textId="0565B152" w:rsidR="0020173B" w:rsidRPr="007755A1" w:rsidRDefault="0020173B" w:rsidP="0020173B">
      <w:pPr>
        <w:pStyle w:val="BODY"/>
        <w:widowControl w:val="0"/>
        <w:spacing w:before="60" w:after="60"/>
        <w:ind w:left="720" w:right="1440"/>
        <w:jc w:val="both"/>
        <w:rPr>
          <w:rFonts w:ascii="Calibri" w:hAnsi="Calibri" w:cs="Calibri"/>
          <w:color w:val="auto"/>
          <w:lang w:eastAsia="x-none"/>
        </w:rPr>
      </w:pPr>
      <w:r w:rsidRPr="0020173B">
        <w:rPr>
          <w:rFonts w:ascii="Calibri" w:hAnsi="Calibri" w:cs="Calibri"/>
          <w:color w:val="EE0000"/>
          <w:lang w:eastAsia="x-none"/>
        </w:rPr>
        <w:t xml:space="preserve">Joe 2:11  </w:t>
      </w:r>
      <w:r w:rsidRPr="007755A1">
        <w:rPr>
          <w:rFonts w:ascii="Calibri" w:hAnsi="Calibri" w:cs="Calibri"/>
          <w:color w:val="auto"/>
          <w:lang w:eastAsia="x-none"/>
        </w:rPr>
        <w:t xml:space="preserve">And the LORD shall utter his voice before his army: for his camp </w:t>
      </w:r>
      <w:r w:rsidRPr="007755A1">
        <w:rPr>
          <w:rFonts w:ascii="Calibri" w:hAnsi="Calibri" w:cs="Calibri"/>
          <w:i/>
          <w:iCs/>
          <w:color w:val="auto"/>
          <w:lang w:eastAsia="x-none"/>
        </w:rPr>
        <w:t>is</w:t>
      </w:r>
      <w:r w:rsidRPr="007755A1">
        <w:rPr>
          <w:rFonts w:ascii="Calibri" w:hAnsi="Calibri" w:cs="Calibri"/>
          <w:color w:val="auto"/>
          <w:lang w:eastAsia="x-none"/>
        </w:rPr>
        <w:t xml:space="preserve"> very great: for </w:t>
      </w:r>
      <w:r w:rsidRPr="007755A1">
        <w:rPr>
          <w:rFonts w:ascii="Calibri" w:hAnsi="Calibri" w:cs="Calibri"/>
          <w:i/>
          <w:iCs/>
          <w:color w:val="auto"/>
          <w:lang w:eastAsia="x-none"/>
        </w:rPr>
        <w:t>he is</w:t>
      </w:r>
      <w:r w:rsidRPr="007755A1">
        <w:rPr>
          <w:rFonts w:ascii="Calibri" w:hAnsi="Calibri" w:cs="Calibri"/>
          <w:color w:val="auto"/>
          <w:lang w:eastAsia="x-none"/>
        </w:rPr>
        <w:t xml:space="preserve"> strong that executeth his word: for the day of the LORD </w:t>
      </w:r>
      <w:r w:rsidRPr="007755A1">
        <w:rPr>
          <w:rFonts w:ascii="Calibri" w:hAnsi="Calibri" w:cs="Calibri"/>
          <w:i/>
          <w:iCs/>
          <w:color w:val="auto"/>
          <w:lang w:eastAsia="x-none"/>
        </w:rPr>
        <w:t>is</w:t>
      </w:r>
      <w:r w:rsidRPr="007755A1">
        <w:rPr>
          <w:rFonts w:ascii="Calibri" w:hAnsi="Calibri" w:cs="Calibri"/>
          <w:color w:val="auto"/>
          <w:lang w:eastAsia="x-none"/>
        </w:rPr>
        <w:t xml:space="preserve"> great and very terrible; and who can abide it? </w:t>
      </w:r>
    </w:p>
    <w:p w14:paraId="62137F24" w14:textId="77777777" w:rsidR="0020173B" w:rsidRPr="0020173B" w:rsidRDefault="0020173B" w:rsidP="0020173B">
      <w:pPr>
        <w:pStyle w:val="BODY"/>
        <w:widowControl w:val="0"/>
        <w:spacing w:before="60" w:after="60"/>
        <w:ind w:left="720" w:right="1440"/>
        <w:jc w:val="both"/>
        <w:rPr>
          <w:rFonts w:ascii="Calibri" w:hAnsi="Calibri" w:cs="Calibri"/>
          <w:color w:val="EE0000"/>
          <w:lang w:eastAsia="x-none"/>
        </w:rPr>
      </w:pPr>
    </w:p>
    <w:p w14:paraId="4E66A260" w14:textId="09417731" w:rsidR="0020173B" w:rsidRPr="007755A1" w:rsidRDefault="0020173B" w:rsidP="0020173B">
      <w:pPr>
        <w:pStyle w:val="BODY"/>
        <w:widowControl w:val="0"/>
        <w:spacing w:before="60" w:after="60"/>
        <w:ind w:left="720" w:right="1440"/>
        <w:jc w:val="both"/>
        <w:rPr>
          <w:rFonts w:ascii="Calibri" w:hAnsi="Calibri" w:cs="Calibri"/>
          <w:color w:val="auto"/>
          <w:lang w:eastAsia="x-none"/>
        </w:rPr>
      </w:pPr>
      <w:r w:rsidRPr="00BD039C">
        <w:rPr>
          <w:rFonts w:ascii="Calibri" w:hAnsi="Calibri" w:cs="Calibri"/>
          <w:color w:val="EE0000"/>
          <w:lang w:eastAsia="x-none"/>
        </w:rPr>
        <w:t xml:space="preserve">Isa 33:14  </w:t>
      </w:r>
      <w:r w:rsidRPr="007755A1">
        <w:rPr>
          <w:rFonts w:ascii="Calibri" w:hAnsi="Calibri" w:cs="Calibri"/>
          <w:color w:val="auto"/>
          <w:lang w:eastAsia="x-none"/>
        </w:rPr>
        <w:t>The sinners in Zion are afraid; fearfulness hath surprised the hypocrites. Who among us shall dwell with the devouring fire? who among us shall dwell with everlasting burnings?</w:t>
      </w:r>
    </w:p>
    <w:p w14:paraId="257474D5" w14:textId="77777777" w:rsidR="0020173B" w:rsidRDefault="0020173B" w:rsidP="006B1999">
      <w:pPr>
        <w:pStyle w:val="BODY"/>
        <w:widowControl w:val="0"/>
        <w:spacing w:before="60" w:after="60"/>
        <w:ind w:right="1440"/>
        <w:jc w:val="both"/>
        <w:rPr>
          <w:rFonts w:ascii="Calibri" w:hAnsi="Calibri" w:cs="Calibri"/>
          <w:color w:val="EE0000"/>
          <w:lang w:eastAsia="x-none"/>
        </w:rPr>
      </w:pPr>
    </w:p>
    <w:p w14:paraId="3BEDF3E5" w14:textId="7F1360C5" w:rsidR="00091001" w:rsidRPr="007755A1" w:rsidRDefault="00091001" w:rsidP="001A7F4E">
      <w:pPr>
        <w:pStyle w:val="BODY"/>
        <w:widowControl w:val="0"/>
        <w:spacing w:before="60" w:after="60"/>
        <w:ind w:left="720" w:right="1440"/>
        <w:jc w:val="both"/>
        <w:rPr>
          <w:rFonts w:ascii="Calibri" w:hAnsi="Calibri" w:cs="Calibri"/>
          <w:color w:val="auto"/>
          <w:lang w:eastAsia="x-none"/>
        </w:rPr>
      </w:pPr>
      <w:r w:rsidRPr="001A7F4E">
        <w:rPr>
          <w:rFonts w:ascii="Calibri" w:hAnsi="Calibri" w:cs="Calibri"/>
          <w:color w:val="EE0000"/>
          <w:lang w:eastAsia="x-none"/>
        </w:rPr>
        <w:t xml:space="preserve">2Th 1:8  </w:t>
      </w:r>
      <w:r w:rsidRPr="007755A1">
        <w:rPr>
          <w:rFonts w:ascii="Calibri" w:hAnsi="Calibri" w:cs="Calibri"/>
          <w:b/>
          <w:bCs/>
          <w:color w:val="auto"/>
          <w:u w:val="single"/>
          <w:lang w:eastAsia="x-none"/>
        </w:rPr>
        <w:t>In flaming fire taking vengeance</w:t>
      </w:r>
      <w:r w:rsidRPr="007755A1">
        <w:rPr>
          <w:rFonts w:ascii="Calibri" w:hAnsi="Calibri" w:cs="Calibri"/>
          <w:color w:val="auto"/>
          <w:lang w:eastAsia="x-none"/>
        </w:rPr>
        <w:t xml:space="preserve"> on them that know not God, and </w:t>
      </w:r>
      <w:r w:rsidRPr="007755A1">
        <w:rPr>
          <w:rFonts w:ascii="Calibri" w:hAnsi="Calibri" w:cs="Calibri"/>
          <w:color w:val="auto"/>
          <w:lang w:eastAsia="x-none"/>
        </w:rPr>
        <w:lastRenderedPageBreak/>
        <w:t>that obey not the gospel of our Lord Jesus Christ: </w:t>
      </w:r>
    </w:p>
    <w:p w14:paraId="32B26A3D" w14:textId="77777777" w:rsidR="00091001" w:rsidRPr="007755A1" w:rsidRDefault="00091001" w:rsidP="001A7F4E">
      <w:pPr>
        <w:pStyle w:val="BODY"/>
        <w:widowControl w:val="0"/>
        <w:spacing w:before="60" w:after="60"/>
        <w:ind w:left="720" w:right="1440"/>
        <w:jc w:val="both"/>
        <w:rPr>
          <w:rFonts w:ascii="Calibri" w:hAnsi="Calibri" w:cs="Calibri"/>
          <w:color w:val="auto"/>
          <w:lang w:eastAsia="x-none"/>
        </w:rPr>
      </w:pPr>
      <w:r w:rsidRPr="007755A1">
        <w:rPr>
          <w:rFonts w:ascii="Calibri" w:hAnsi="Calibri" w:cs="Calibri"/>
          <w:color w:val="auto"/>
          <w:lang w:eastAsia="x-none"/>
        </w:rPr>
        <w:t xml:space="preserve">2Th 1:9  Who shall be </w:t>
      </w:r>
      <w:r w:rsidRPr="007755A1">
        <w:rPr>
          <w:rFonts w:ascii="Calibri" w:hAnsi="Calibri" w:cs="Calibri"/>
          <w:b/>
          <w:bCs/>
          <w:color w:val="auto"/>
          <w:u w:val="single"/>
          <w:lang w:eastAsia="x-none"/>
        </w:rPr>
        <w:t>punished with everlasting destruction</w:t>
      </w:r>
      <w:r w:rsidRPr="007755A1">
        <w:rPr>
          <w:rFonts w:ascii="Calibri" w:hAnsi="Calibri" w:cs="Calibri"/>
          <w:color w:val="auto"/>
          <w:lang w:eastAsia="x-none"/>
        </w:rPr>
        <w:t xml:space="preserve"> from the presence of the Lord, and from the glory of his power; </w:t>
      </w:r>
    </w:p>
    <w:p w14:paraId="5C367359" w14:textId="38707F2A" w:rsidR="00091001" w:rsidRDefault="00091001" w:rsidP="006B1999">
      <w:pPr>
        <w:ind w:left="720" w:right="1440"/>
        <w:jc w:val="both"/>
        <w:rPr>
          <w:rFonts w:ascii="Calibri" w:hAnsi="Calibri" w:cs="Calibri"/>
          <w:lang w:eastAsia="x-none"/>
        </w:rPr>
      </w:pPr>
      <w:r w:rsidRPr="007755A1">
        <w:rPr>
          <w:rFonts w:ascii="Calibri" w:hAnsi="Calibri" w:cs="Calibri"/>
          <w:lang w:eastAsia="x-none"/>
        </w:rPr>
        <w:t xml:space="preserve">2Th </w:t>
      </w:r>
      <w:proofErr w:type="gramStart"/>
      <w:r w:rsidRPr="007755A1">
        <w:rPr>
          <w:rFonts w:ascii="Calibri" w:hAnsi="Calibri" w:cs="Calibri"/>
          <w:lang w:eastAsia="x-none"/>
        </w:rPr>
        <w:t xml:space="preserve">1:10  </w:t>
      </w:r>
      <w:r w:rsidRPr="007755A1">
        <w:rPr>
          <w:rFonts w:ascii="Calibri" w:hAnsi="Calibri" w:cs="Calibri"/>
          <w:b/>
          <w:bCs/>
          <w:u w:val="single"/>
          <w:lang w:eastAsia="x-none"/>
        </w:rPr>
        <w:t>When</w:t>
      </w:r>
      <w:proofErr w:type="gramEnd"/>
      <w:r w:rsidRPr="007755A1">
        <w:rPr>
          <w:rFonts w:ascii="Calibri" w:hAnsi="Calibri" w:cs="Calibri"/>
          <w:lang w:eastAsia="x-none"/>
        </w:rPr>
        <w:t xml:space="preserve"> he shall come to be </w:t>
      </w:r>
      <w:r w:rsidRPr="007755A1">
        <w:rPr>
          <w:rFonts w:ascii="Calibri" w:hAnsi="Calibri" w:cs="Calibri"/>
          <w:b/>
          <w:bCs/>
          <w:u w:val="single"/>
          <w:lang w:eastAsia="x-none"/>
        </w:rPr>
        <w:t>glorified in his saints</w:t>
      </w:r>
      <w:r w:rsidRPr="007755A1">
        <w:rPr>
          <w:rFonts w:ascii="Calibri" w:hAnsi="Calibri" w:cs="Calibri"/>
          <w:lang w:eastAsia="x-none"/>
        </w:rPr>
        <w:t xml:space="preserve">, and to be </w:t>
      </w:r>
      <w:r w:rsidRPr="007755A1">
        <w:rPr>
          <w:rFonts w:ascii="Calibri" w:hAnsi="Calibri" w:cs="Calibri"/>
          <w:b/>
          <w:bCs/>
          <w:u w:val="single"/>
          <w:lang w:eastAsia="x-none"/>
        </w:rPr>
        <w:t xml:space="preserve">admired in </w:t>
      </w:r>
      <w:proofErr w:type="gramStart"/>
      <w:r w:rsidRPr="007755A1">
        <w:rPr>
          <w:rFonts w:ascii="Calibri" w:hAnsi="Calibri" w:cs="Calibri"/>
          <w:b/>
          <w:bCs/>
          <w:u w:val="single"/>
          <w:lang w:eastAsia="x-none"/>
        </w:rPr>
        <w:t>all</w:t>
      </w:r>
      <w:proofErr w:type="gramEnd"/>
      <w:r w:rsidRPr="007755A1">
        <w:rPr>
          <w:rFonts w:ascii="Calibri" w:hAnsi="Calibri" w:cs="Calibri"/>
          <w:lang w:eastAsia="x-none"/>
        </w:rPr>
        <w:t xml:space="preserve"> them that believe…</w:t>
      </w:r>
    </w:p>
    <w:p w14:paraId="6574B174" w14:textId="77777777" w:rsidR="006B1999" w:rsidRPr="001A7F4E" w:rsidRDefault="006B1999" w:rsidP="006B1999">
      <w:pPr>
        <w:ind w:left="720" w:right="1440"/>
        <w:jc w:val="both"/>
        <w:rPr>
          <w:rFonts w:ascii="Calibri" w:hAnsi="Calibri" w:cs="Calibri"/>
          <w:lang w:eastAsia="x-none"/>
        </w:rPr>
      </w:pPr>
    </w:p>
    <w:p w14:paraId="1F7EEF74" w14:textId="77777777" w:rsidR="001A7F4E" w:rsidRPr="007755A1" w:rsidRDefault="001A7F4E" w:rsidP="001A7F4E">
      <w:pPr>
        <w:pStyle w:val="BODY"/>
        <w:widowControl w:val="0"/>
        <w:spacing w:before="60" w:after="60"/>
        <w:ind w:left="720" w:right="1440"/>
        <w:jc w:val="both"/>
        <w:rPr>
          <w:rFonts w:ascii="Calibri" w:hAnsi="Calibri" w:cs="Calibri"/>
          <w:color w:val="auto"/>
          <w:lang w:eastAsia="x-none"/>
        </w:rPr>
      </w:pPr>
      <w:r w:rsidRPr="001A7F4E">
        <w:rPr>
          <w:rFonts w:ascii="Calibri" w:hAnsi="Calibri" w:cs="Calibri"/>
          <w:color w:val="EE0000"/>
          <w:lang w:eastAsia="x-none"/>
        </w:rPr>
        <w:t xml:space="preserve">Isa 60:1  </w:t>
      </w:r>
      <w:r w:rsidRPr="007755A1">
        <w:rPr>
          <w:rFonts w:ascii="Calibri" w:hAnsi="Calibri" w:cs="Calibri"/>
          <w:color w:val="auto"/>
          <w:lang w:eastAsia="x-none"/>
        </w:rPr>
        <w:t xml:space="preserve">Arise, shine; for thy light is come, and </w:t>
      </w:r>
      <w:r w:rsidRPr="007755A1">
        <w:rPr>
          <w:rFonts w:ascii="Calibri" w:hAnsi="Calibri" w:cs="Calibri"/>
          <w:b/>
          <w:bCs/>
          <w:color w:val="auto"/>
          <w:u w:val="single"/>
          <w:lang w:eastAsia="x-none"/>
        </w:rPr>
        <w:t>the glory of the LORD is risen upon thee</w:t>
      </w:r>
      <w:r w:rsidRPr="007755A1">
        <w:rPr>
          <w:rFonts w:ascii="Calibri" w:hAnsi="Calibri" w:cs="Calibri"/>
          <w:color w:val="auto"/>
          <w:lang w:eastAsia="x-none"/>
        </w:rPr>
        <w:t>. </w:t>
      </w:r>
    </w:p>
    <w:p w14:paraId="63B502FD" w14:textId="77777777" w:rsidR="001A7F4E" w:rsidRPr="007755A1" w:rsidRDefault="001A7F4E" w:rsidP="001A7F4E">
      <w:pPr>
        <w:pStyle w:val="BODY"/>
        <w:widowControl w:val="0"/>
        <w:spacing w:before="60" w:after="60"/>
        <w:ind w:left="720" w:right="1440"/>
        <w:jc w:val="both"/>
        <w:rPr>
          <w:rFonts w:ascii="Calibri" w:hAnsi="Calibri" w:cs="Calibri"/>
          <w:color w:val="auto"/>
          <w:lang w:eastAsia="x-none"/>
        </w:rPr>
      </w:pPr>
      <w:r w:rsidRPr="007755A1">
        <w:rPr>
          <w:rFonts w:ascii="Calibri" w:hAnsi="Calibri" w:cs="Calibri"/>
          <w:color w:val="auto"/>
          <w:lang w:eastAsia="x-none"/>
        </w:rPr>
        <w:t xml:space="preserve">Isa 60:2  For, behold, </w:t>
      </w:r>
      <w:r w:rsidRPr="006B1999">
        <w:rPr>
          <w:rFonts w:ascii="Calibri" w:hAnsi="Calibri" w:cs="Calibri"/>
          <w:b/>
          <w:bCs/>
          <w:color w:val="auto"/>
          <w:u w:val="single"/>
          <w:lang w:eastAsia="x-none"/>
        </w:rPr>
        <w:t>t</w:t>
      </w:r>
      <w:r w:rsidRPr="007755A1">
        <w:rPr>
          <w:rFonts w:ascii="Calibri" w:hAnsi="Calibri" w:cs="Calibri"/>
          <w:b/>
          <w:bCs/>
          <w:color w:val="auto"/>
          <w:u w:val="single"/>
          <w:lang w:eastAsia="x-none"/>
        </w:rPr>
        <w:t>he darkness shall cover the earth, and gross darkness the people</w:t>
      </w:r>
      <w:r w:rsidRPr="007755A1">
        <w:rPr>
          <w:rFonts w:ascii="Calibri" w:hAnsi="Calibri" w:cs="Calibri"/>
          <w:color w:val="auto"/>
          <w:lang w:eastAsia="x-none"/>
        </w:rPr>
        <w:t xml:space="preserve">: but the </w:t>
      </w:r>
      <w:r w:rsidRPr="007755A1">
        <w:rPr>
          <w:rFonts w:ascii="Calibri" w:hAnsi="Calibri" w:cs="Calibri"/>
          <w:b/>
          <w:bCs/>
          <w:color w:val="auto"/>
          <w:u w:val="single"/>
          <w:lang w:eastAsia="x-none"/>
        </w:rPr>
        <w:t>LORD shall arise upon thee</w:t>
      </w:r>
      <w:r w:rsidRPr="007755A1">
        <w:rPr>
          <w:rFonts w:ascii="Calibri" w:hAnsi="Calibri" w:cs="Calibri"/>
          <w:color w:val="auto"/>
          <w:lang w:eastAsia="x-none"/>
        </w:rPr>
        <w:t xml:space="preserve">, and </w:t>
      </w:r>
      <w:r w:rsidRPr="007755A1">
        <w:rPr>
          <w:rFonts w:ascii="Calibri" w:hAnsi="Calibri" w:cs="Calibri"/>
          <w:b/>
          <w:bCs/>
          <w:color w:val="auto"/>
          <w:u w:val="single"/>
          <w:lang w:eastAsia="x-none"/>
        </w:rPr>
        <w:t>his glory shall be seen upon thee.</w:t>
      </w:r>
      <w:r w:rsidRPr="007755A1">
        <w:rPr>
          <w:rFonts w:ascii="Calibri" w:hAnsi="Calibri" w:cs="Calibri"/>
          <w:color w:val="auto"/>
          <w:lang w:eastAsia="x-none"/>
        </w:rPr>
        <w:t> </w:t>
      </w:r>
    </w:p>
    <w:p w14:paraId="40DEFC4F" w14:textId="3240998C" w:rsidR="00091001" w:rsidRPr="007755A1" w:rsidRDefault="001A7F4E" w:rsidP="001A7F4E">
      <w:pPr>
        <w:ind w:left="720" w:right="1440"/>
        <w:jc w:val="both"/>
        <w:rPr>
          <w:rFonts w:ascii="Calibri" w:hAnsi="Calibri" w:cs="Calibri"/>
          <w:lang w:eastAsia="x-none"/>
        </w:rPr>
      </w:pPr>
      <w:r w:rsidRPr="007755A1">
        <w:rPr>
          <w:rFonts w:ascii="Calibri" w:hAnsi="Calibri" w:cs="Calibri"/>
          <w:lang w:eastAsia="x-none"/>
        </w:rPr>
        <w:t xml:space="preserve">Isa </w:t>
      </w:r>
      <w:proofErr w:type="gramStart"/>
      <w:r w:rsidRPr="007755A1">
        <w:rPr>
          <w:rFonts w:ascii="Calibri" w:hAnsi="Calibri" w:cs="Calibri"/>
          <w:lang w:eastAsia="x-none"/>
        </w:rPr>
        <w:t>60:3  And</w:t>
      </w:r>
      <w:proofErr w:type="gramEnd"/>
      <w:r w:rsidRPr="007755A1">
        <w:rPr>
          <w:rFonts w:ascii="Calibri" w:hAnsi="Calibri" w:cs="Calibri"/>
          <w:lang w:eastAsia="x-none"/>
        </w:rPr>
        <w:t xml:space="preserve"> </w:t>
      </w:r>
      <w:r w:rsidRPr="007755A1">
        <w:rPr>
          <w:rFonts w:ascii="Calibri" w:hAnsi="Calibri" w:cs="Calibri"/>
          <w:b/>
          <w:bCs/>
          <w:u w:val="single"/>
          <w:lang w:eastAsia="x-none"/>
        </w:rPr>
        <w:t>the Gentiles shall come to thy light</w:t>
      </w:r>
      <w:r w:rsidRPr="007755A1">
        <w:rPr>
          <w:rFonts w:ascii="Calibri" w:hAnsi="Calibri" w:cs="Calibri"/>
          <w:lang w:eastAsia="x-none"/>
        </w:rPr>
        <w:t xml:space="preserve">, and </w:t>
      </w:r>
      <w:r w:rsidRPr="007755A1">
        <w:rPr>
          <w:rFonts w:ascii="Calibri" w:hAnsi="Calibri" w:cs="Calibri"/>
          <w:u w:val="single"/>
          <w:lang w:eastAsia="x-none"/>
        </w:rPr>
        <w:t xml:space="preserve">kings to the </w:t>
      </w:r>
      <w:r w:rsidRPr="007755A1">
        <w:rPr>
          <w:rFonts w:ascii="Calibri" w:hAnsi="Calibri" w:cs="Calibri"/>
          <w:b/>
          <w:bCs/>
          <w:u w:val="single"/>
          <w:lang w:eastAsia="x-none"/>
        </w:rPr>
        <w:t>brightness of thy rising</w:t>
      </w:r>
      <w:r w:rsidRPr="007755A1">
        <w:rPr>
          <w:rFonts w:ascii="Calibri" w:hAnsi="Calibri" w:cs="Calibri"/>
          <w:lang w:eastAsia="x-none"/>
        </w:rPr>
        <w:t>. </w:t>
      </w:r>
    </w:p>
    <w:p w14:paraId="1AA8EA07" w14:textId="77777777" w:rsidR="00091001" w:rsidRPr="001A7F4E" w:rsidRDefault="00091001" w:rsidP="001A7F4E">
      <w:pPr>
        <w:ind w:left="720" w:right="1440"/>
        <w:jc w:val="both"/>
        <w:rPr>
          <w:rFonts w:ascii="Calibri" w:hAnsi="Calibri" w:cs="Calibri"/>
          <w:lang w:eastAsia="x-none"/>
        </w:rPr>
      </w:pPr>
    </w:p>
    <w:p w14:paraId="28A1FA93" w14:textId="7CAC70D7" w:rsidR="001A7F4E" w:rsidRPr="00514E10" w:rsidRDefault="001A7F4E" w:rsidP="000C1F27">
      <w:pPr>
        <w:rPr>
          <w:rFonts w:ascii="Calibri" w:hAnsi="Calibri" w:cs="Calibri"/>
          <w:sz w:val="26"/>
          <w:szCs w:val="26"/>
          <w:lang w:eastAsia="x-none"/>
        </w:rPr>
      </w:pPr>
      <w:r w:rsidRPr="00514E10">
        <w:rPr>
          <w:rFonts w:ascii="Calibri" w:hAnsi="Calibri" w:cs="Calibri"/>
          <w:sz w:val="26"/>
          <w:szCs w:val="26"/>
        </w:rPr>
        <w:t xml:space="preserve">Look at the flow of these verses together: </w:t>
      </w:r>
      <w:r w:rsidRPr="00514E10">
        <w:rPr>
          <w:rFonts w:ascii="Calibri" w:hAnsi="Calibri" w:cs="Calibri"/>
          <w:i/>
          <w:iCs/>
          <w:sz w:val="26"/>
          <w:szCs w:val="26"/>
          <w:lang w:eastAsia="x-none"/>
        </w:rPr>
        <w:t xml:space="preserve">the Lord </w:t>
      </w:r>
      <w:r w:rsidRPr="00514E10">
        <w:rPr>
          <w:rFonts w:ascii="Calibri" w:hAnsi="Calibri" w:cs="Calibri"/>
          <w:b/>
          <w:bCs/>
          <w:i/>
          <w:iCs/>
          <w:sz w:val="26"/>
          <w:szCs w:val="26"/>
          <w:u w:val="single"/>
          <w:lang w:eastAsia="x-none"/>
        </w:rPr>
        <w:t>cometh with</w:t>
      </w:r>
      <w:r w:rsidRPr="00514E10">
        <w:rPr>
          <w:rFonts w:ascii="Calibri" w:hAnsi="Calibri" w:cs="Calibri"/>
          <w:i/>
          <w:iCs/>
          <w:sz w:val="26"/>
          <w:szCs w:val="26"/>
          <w:lang w:eastAsia="x-none"/>
        </w:rPr>
        <w:t xml:space="preserve"> ten </w:t>
      </w:r>
      <w:proofErr w:type="gramStart"/>
      <w:r w:rsidRPr="00514E10">
        <w:rPr>
          <w:rFonts w:ascii="Calibri" w:hAnsi="Calibri" w:cs="Calibri"/>
          <w:i/>
          <w:iCs/>
          <w:sz w:val="26"/>
          <w:szCs w:val="26"/>
          <w:lang w:eastAsia="x-none"/>
        </w:rPr>
        <w:t>thousands</w:t>
      </w:r>
      <w:proofErr w:type="gramEnd"/>
      <w:r w:rsidRPr="00514E10">
        <w:rPr>
          <w:rFonts w:ascii="Calibri" w:hAnsi="Calibri" w:cs="Calibri"/>
          <w:i/>
          <w:iCs/>
          <w:sz w:val="26"/>
          <w:szCs w:val="26"/>
          <w:lang w:eastAsia="x-none"/>
        </w:rPr>
        <w:t xml:space="preserve"> of </w:t>
      </w:r>
      <w:r w:rsidRPr="00514E10">
        <w:rPr>
          <w:rFonts w:ascii="Calibri" w:hAnsi="Calibri" w:cs="Calibri"/>
          <w:b/>
          <w:bCs/>
          <w:i/>
          <w:iCs/>
          <w:sz w:val="26"/>
          <w:szCs w:val="26"/>
          <w:u w:val="single"/>
          <w:lang w:eastAsia="x-none"/>
        </w:rPr>
        <w:t>his saints</w:t>
      </w:r>
      <w:r w:rsidRPr="00514E10">
        <w:rPr>
          <w:rFonts w:ascii="Calibri" w:hAnsi="Calibri" w:cs="Calibri"/>
          <w:i/>
          <w:iCs/>
          <w:sz w:val="26"/>
          <w:szCs w:val="26"/>
          <w:lang w:eastAsia="x-none"/>
        </w:rPr>
        <w:t xml:space="preserve">; he shall come to be </w:t>
      </w:r>
      <w:r w:rsidRPr="00514E10">
        <w:rPr>
          <w:rFonts w:ascii="Calibri" w:hAnsi="Calibri" w:cs="Calibri"/>
          <w:b/>
          <w:bCs/>
          <w:i/>
          <w:iCs/>
          <w:sz w:val="26"/>
          <w:szCs w:val="26"/>
          <w:u w:val="single"/>
          <w:lang w:eastAsia="x-none"/>
        </w:rPr>
        <w:t>glorified in</w:t>
      </w:r>
      <w:r w:rsidRPr="00514E10">
        <w:rPr>
          <w:rFonts w:ascii="Calibri" w:hAnsi="Calibri" w:cs="Calibri"/>
          <w:i/>
          <w:iCs/>
          <w:sz w:val="26"/>
          <w:szCs w:val="26"/>
          <w:lang w:eastAsia="x-none"/>
        </w:rPr>
        <w:t xml:space="preserve"> his saints, and to be </w:t>
      </w:r>
      <w:r w:rsidRPr="00514E10">
        <w:rPr>
          <w:rFonts w:ascii="Calibri" w:hAnsi="Calibri" w:cs="Calibri"/>
          <w:b/>
          <w:bCs/>
          <w:i/>
          <w:iCs/>
          <w:sz w:val="26"/>
          <w:szCs w:val="26"/>
          <w:u w:val="single"/>
          <w:lang w:eastAsia="x-none"/>
        </w:rPr>
        <w:t>admired in</w:t>
      </w:r>
      <w:r w:rsidRPr="00514E10">
        <w:rPr>
          <w:rFonts w:ascii="Calibri" w:hAnsi="Calibri" w:cs="Calibri"/>
          <w:i/>
          <w:iCs/>
          <w:sz w:val="26"/>
          <w:szCs w:val="26"/>
          <w:lang w:eastAsia="x-none"/>
        </w:rPr>
        <w:t xml:space="preserve"> </w:t>
      </w:r>
      <w:proofErr w:type="gramStart"/>
      <w:r w:rsidRPr="00514E10">
        <w:rPr>
          <w:rFonts w:ascii="Calibri" w:hAnsi="Calibri" w:cs="Calibri"/>
          <w:i/>
          <w:iCs/>
          <w:sz w:val="26"/>
          <w:szCs w:val="26"/>
          <w:lang w:eastAsia="x-none"/>
        </w:rPr>
        <w:t>all</w:t>
      </w:r>
      <w:proofErr w:type="gramEnd"/>
      <w:r w:rsidRPr="00514E10">
        <w:rPr>
          <w:rFonts w:ascii="Calibri" w:hAnsi="Calibri" w:cs="Calibri"/>
          <w:i/>
          <w:iCs/>
          <w:sz w:val="26"/>
          <w:szCs w:val="26"/>
          <w:lang w:eastAsia="x-none"/>
        </w:rPr>
        <w:t xml:space="preserve"> them; but the </w:t>
      </w:r>
      <w:r w:rsidRPr="00514E10">
        <w:rPr>
          <w:rFonts w:ascii="Calibri" w:hAnsi="Calibri" w:cs="Calibri"/>
          <w:b/>
          <w:bCs/>
          <w:i/>
          <w:iCs/>
          <w:sz w:val="26"/>
          <w:szCs w:val="26"/>
          <w:u w:val="single"/>
          <w:lang w:eastAsia="x-none"/>
        </w:rPr>
        <w:t>LORD shall arise upon thee</w:t>
      </w:r>
      <w:r w:rsidRPr="00514E10">
        <w:rPr>
          <w:rFonts w:ascii="Calibri" w:hAnsi="Calibri" w:cs="Calibri"/>
          <w:i/>
          <w:iCs/>
          <w:sz w:val="26"/>
          <w:szCs w:val="26"/>
          <w:lang w:eastAsia="x-none"/>
        </w:rPr>
        <w:t xml:space="preserve">, and </w:t>
      </w:r>
      <w:r w:rsidRPr="00514E10">
        <w:rPr>
          <w:rFonts w:ascii="Calibri" w:hAnsi="Calibri" w:cs="Calibri"/>
          <w:b/>
          <w:bCs/>
          <w:i/>
          <w:iCs/>
          <w:sz w:val="26"/>
          <w:szCs w:val="26"/>
          <w:u w:val="single"/>
          <w:lang w:eastAsia="x-none"/>
        </w:rPr>
        <w:t>his glory shall be seen upon thee</w:t>
      </w:r>
      <w:r w:rsidRPr="00514E10">
        <w:rPr>
          <w:rFonts w:ascii="Calibri" w:hAnsi="Calibri" w:cs="Calibri"/>
          <w:i/>
          <w:iCs/>
          <w:sz w:val="26"/>
          <w:szCs w:val="26"/>
          <w:lang w:eastAsia="x-none"/>
        </w:rPr>
        <w:t xml:space="preserve">; </w:t>
      </w:r>
      <w:r w:rsidRPr="00514E10">
        <w:rPr>
          <w:rFonts w:ascii="Calibri" w:hAnsi="Calibri" w:cs="Calibri"/>
          <w:b/>
          <w:bCs/>
          <w:i/>
          <w:iCs/>
          <w:sz w:val="26"/>
          <w:szCs w:val="26"/>
          <w:u w:val="single"/>
          <w:lang w:eastAsia="x-none"/>
        </w:rPr>
        <w:t>kings to the brightness</w:t>
      </w:r>
      <w:r w:rsidRPr="00514E10">
        <w:rPr>
          <w:rFonts w:ascii="Calibri" w:hAnsi="Calibri" w:cs="Calibri"/>
          <w:i/>
          <w:iCs/>
          <w:sz w:val="26"/>
          <w:szCs w:val="26"/>
          <w:lang w:eastAsia="x-none"/>
        </w:rPr>
        <w:t xml:space="preserve"> of thy rising</w:t>
      </w:r>
      <w:r w:rsidRPr="00514E10">
        <w:rPr>
          <w:rFonts w:ascii="Calibri" w:hAnsi="Calibri" w:cs="Calibri"/>
          <w:sz w:val="26"/>
          <w:szCs w:val="26"/>
          <w:lang w:eastAsia="x-none"/>
        </w:rPr>
        <w:t>. </w:t>
      </w:r>
    </w:p>
    <w:p w14:paraId="2623ABFE" w14:textId="57A38AF8" w:rsidR="001A7F4E" w:rsidRPr="00514E10" w:rsidRDefault="001A7F4E" w:rsidP="000C1F27">
      <w:pPr>
        <w:rPr>
          <w:rFonts w:ascii="Calibri" w:hAnsi="Calibri" w:cs="Calibri"/>
          <w:sz w:val="26"/>
          <w:szCs w:val="26"/>
          <w:lang w:eastAsia="x-none"/>
        </w:rPr>
      </w:pPr>
      <w:r w:rsidRPr="00514E10">
        <w:rPr>
          <w:rFonts w:ascii="Calibri" w:hAnsi="Calibri" w:cs="Calibri"/>
          <w:sz w:val="26"/>
          <w:szCs w:val="26"/>
        </w:rPr>
        <w:t xml:space="preserve">And now this: </w:t>
      </w:r>
      <w:r w:rsidR="00B50389">
        <w:rPr>
          <w:rFonts w:ascii="Calibri" w:hAnsi="Calibri" w:cs="Calibri"/>
          <w:sz w:val="26"/>
          <w:szCs w:val="26"/>
        </w:rPr>
        <w:t>“</w:t>
      </w:r>
      <w:r w:rsidR="002E021C" w:rsidRPr="006B1999">
        <w:rPr>
          <w:rFonts w:ascii="Calibri" w:hAnsi="Calibri" w:cs="Calibri"/>
          <w:color w:val="000000" w:themeColor="text1"/>
          <w:sz w:val="26"/>
          <w:szCs w:val="26"/>
          <w:lang w:eastAsia="x-none"/>
        </w:rPr>
        <w:t>great</w:t>
      </w:r>
      <w:r w:rsidRPr="006B1999">
        <w:rPr>
          <w:rFonts w:ascii="Calibri" w:hAnsi="Calibri" w:cs="Calibri"/>
          <w:color w:val="000000" w:themeColor="text1"/>
          <w:sz w:val="26"/>
          <w:szCs w:val="26"/>
          <w:lang w:eastAsia="x-none"/>
        </w:rPr>
        <w:t xml:space="preserve"> </w:t>
      </w:r>
      <w:r w:rsidRPr="006B1999">
        <w:rPr>
          <w:rFonts w:ascii="Calibri" w:hAnsi="Calibri" w:cs="Calibri"/>
          <w:i/>
          <w:iCs/>
          <w:color w:val="000000" w:themeColor="text1"/>
          <w:sz w:val="26"/>
          <w:szCs w:val="26"/>
          <w:lang w:eastAsia="x-none"/>
        </w:rPr>
        <w:t>was</w:t>
      </w:r>
      <w:r w:rsidRPr="006B1999">
        <w:rPr>
          <w:rFonts w:ascii="Calibri" w:hAnsi="Calibri" w:cs="Calibri"/>
          <w:color w:val="000000" w:themeColor="text1"/>
          <w:sz w:val="26"/>
          <w:szCs w:val="26"/>
          <w:lang w:eastAsia="x-none"/>
        </w:rPr>
        <w:t xml:space="preserve"> </w:t>
      </w:r>
      <w:r w:rsidRPr="00514E10">
        <w:rPr>
          <w:rFonts w:ascii="Calibri" w:hAnsi="Calibri" w:cs="Calibri"/>
          <w:sz w:val="26"/>
          <w:szCs w:val="26"/>
          <w:lang w:eastAsia="x-none"/>
        </w:rPr>
        <w:t xml:space="preserve">the company of those that </w:t>
      </w:r>
      <w:r w:rsidRPr="00514E10">
        <w:rPr>
          <w:rFonts w:ascii="Calibri" w:hAnsi="Calibri" w:cs="Calibri"/>
          <w:b/>
          <w:bCs/>
          <w:sz w:val="26"/>
          <w:szCs w:val="26"/>
          <w:u w:val="single"/>
          <w:lang w:eastAsia="x-none"/>
        </w:rPr>
        <w:t>published</w:t>
      </w:r>
      <w:r w:rsidRPr="00514E10">
        <w:rPr>
          <w:rFonts w:ascii="Calibri" w:hAnsi="Calibri" w:cs="Calibri"/>
          <w:sz w:val="26"/>
          <w:szCs w:val="26"/>
          <w:lang w:eastAsia="x-none"/>
        </w:rPr>
        <w:t xml:space="preserve"> (</w:t>
      </w:r>
      <w:proofErr w:type="spellStart"/>
      <w:r w:rsidRPr="002E021C">
        <w:rPr>
          <w:rFonts w:ascii="Calibri" w:hAnsi="Calibri" w:cs="Calibri"/>
          <w:b/>
          <w:bCs/>
          <w:color w:val="E97132" w:themeColor="accent2"/>
          <w:sz w:val="26"/>
          <w:szCs w:val="26"/>
          <w:lang w:eastAsia="x-none"/>
        </w:rPr>
        <w:t>B</w:t>
      </w:r>
      <w:r w:rsidRPr="002E021C">
        <w:rPr>
          <w:rFonts w:ascii="Calibri" w:hAnsi="Calibri" w:cs="Calibri"/>
          <w:color w:val="E97132" w:themeColor="accent2"/>
          <w:sz w:val="26"/>
          <w:szCs w:val="26"/>
          <w:lang w:eastAsia="x-none"/>
        </w:rPr>
        <w:t>a</w:t>
      </w:r>
      <w:r w:rsidRPr="002E021C">
        <w:rPr>
          <w:rFonts w:ascii="Calibri" w:hAnsi="Calibri" w:cs="Calibri"/>
          <w:b/>
          <w:bCs/>
          <w:color w:val="E97132" w:themeColor="accent2"/>
          <w:sz w:val="26"/>
          <w:szCs w:val="26"/>
          <w:lang w:eastAsia="x-none"/>
        </w:rPr>
        <w:t>S</w:t>
      </w:r>
      <w:r w:rsidR="00A83858">
        <w:rPr>
          <w:rFonts w:ascii="Calibri" w:hAnsi="Calibri" w:cs="Calibri"/>
          <w:b/>
          <w:bCs/>
          <w:color w:val="E97132" w:themeColor="accent2"/>
          <w:sz w:val="26"/>
          <w:szCs w:val="26"/>
          <w:lang w:eastAsia="x-none"/>
        </w:rPr>
        <w:t>h</w:t>
      </w:r>
      <w:r w:rsidRPr="002E021C">
        <w:rPr>
          <w:rFonts w:ascii="Calibri" w:hAnsi="Calibri" w:cs="Calibri"/>
          <w:color w:val="E97132" w:themeColor="accent2"/>
          <w:sz w:val="26"/>
          <w:szCs w:val="26"/>
          <w:lang w:eastAsia="x-none"/>
        </w:rPr>
        <w:t>a</w:t>
      </w:r>
      <w:r w:rsidRPr="002E021C">
        <w:rPr>
          <w:rFonts w:ascii="Calibri" w:hAnsi="Calibri" w:cs="Calibri"/>
          <w:b/>
          <w:bCs/>
          <w:color w:val="E97132" w:themeColor="accent2"/>
          <w:sz w:val="26"/>
          <w:szCs w:val="26"/>
          <w:lang w:eastAsia="x-none"/>
        </w:rPr>
        <w:t>R</w:t>
      </w:r>
      <w:proofErr w:type="spellEnd"/>
      <w:r w:rsidRPr="00514E10">
        <w:rPr>
          <w:rFonts w:ascii="Calibri" w:hAnsi="Calibri" w:cs="Calibri"/>
          <w:sz w:val="26"/>
          <w:szCs w:val="26"/>
          <w:lang w:eastAsia="x-none"/>
        </w:rPr>
        <w:t xml:space="preserve">: </w:t>
      </w:r>
      <w:r w:rsidRPr="00B50389">
        <w:rPr>
          <w:rFonts w:ascii="Calibri" w:hAnsi="Calibri" w:cs="Calibri"/>
          <w:i/>
          <w:iCs/>
          <w:sz w:val="26"/>
          <w:szCs w:val="26"/>
          <w:lang w:eastAsia="x-none"/>
        </w:rPr>
        <w:t>flesh</w:t>
      </w:r>
      <w:r w:rsidRPr="00514E10">
        <w:rPr>
          <w:rFonts w:ascii="Calibri" w:hAnsi="Calibri" w:cs="Calibri"/>
          <w:sz w:val="26"/>
          <w:szCs w:val="26"/>
          <w:lang w:eastAsia="x-none"/>
        </w:rPr>
        <w:t xml:space="preserve">, </w:t>
      </w:r>
      <w:r w:rsidRPr="00B50389">
        <w:rPr>
          <w:rFonts w:ascii="Calibri" w:hAnsi="Calibri" w:cs="Calibri"/>
          <w:i/>
          <w:iCs/>
          <w:sz w:val="26"/>
          <w:szCs w:val="26"/>
          <w:lang w:eastAsia="x-none"/>
        </w:rPr>
        <w:t>body</w:t>
      </w:r>
      <w:r w:rsidRPr="00514E10">
        <w:rPr>
          <w:rFonts w:ascii="Calibri" w:hAnsi="Calibri" w:cs="Calibri"/>
          <w:sz w:val="26"/>
          <w:szCs w:val="26"/>
          <w:lang w:eastAsia="x-none"/>
        </w:rPr>
        <w:t>)</w:t>
      </w:r>
      <w:r w:rsidR="00B50389">
        <w:rPr>
          <w:rFonts w:ascii="Calibri" w:hAnsi="Calibri" w:cs="Calibri"/>
          <w:sz w:val="26"/>
          <w:szCs w:val="26"/>
          <w:lang w:eastAsia="x-none"/>
        </w:rPr>
        <w:t xml:space="preserve"> </w:t>
      </w:r>
      <w:r w:rsidRPr="006B1999">
        <w:rPr>
          <w:rFonts w:ascii="Calibri" w:hAnsi="Calibri" w:cs="Calibri"/>
          <w:i/>
          <w:iCs/>
          <w:color w:val="000000" w:themeColor="text1"/>
          <w:sz w:val="26"/>
          <w:szCs w:val="26"/>
          <w:lang w:eastAsia="x-none"/>
        </w:rPr>
        <w:t>it.</w:t>
      </w:r>
      <w:r w:rsidRPr="006B1999">
        <w:rPr>
          <w:rFonts w:ascii="Calibri" w:hAnsi="Calibri" w:cs="Calibri"/>
          <w:color w:val="000000" w:themeColor="text1"/>
          <w:sz w:val="26"/>
          <w:szCs w:val="26"/>
          <w:lang w:eastAsia="x-none"/>
        </w:rPr>
        <w:t>”</w:t>
      </w:r>
    </w:p>
    <w:p w14:paraId="5D549466" w14:textId="54177DC7" w:rsidR="001A7F4E" w:rsidRDefault="001A7F4E" w:rsidP="000C1F27">
      <w:pPr>
        <w:rPr>
          <w:rFonts w:ascii="Calibri" w:hAnsi="Calibri" w:cs="Calibri"/>
          <w:sz w:val="26"/>
          <w:szCs w:val="26"/>
          <w:lang w:eastAsia="x-none"/>
        </w:rPr>
      </w:pPr>
      <w:r w:rsidRPr="00514E10">
        <w:rPr>
          <w:rFonts w:ascii="Calibri" w:hAnsi="Calibri" w:cs="Calibri"/>
          <w:sz w:val="26"/>
          <w:szCs w:val="26"/>
          <w:lang w:eastAsia="x-none"/>
        </w:rPr>
        <w:t>Ancient Hebrew is very direct. The Jews</w:t>
      </w:r>
      <w:r w:rsidR="00514E10" w:rsidRPr="00514E10">
        <w:rPr>
          <w:rFonts w:ascii="Calibri" w:hAnsi="Calibri" w:cs="Calibri"/>
          <w:sz w:val="26"/>
          <w:szCs w:val="26"/>
          <w:lang w:eastAsia="x-none"/>
        </w:rPr>
        <w:t xml:space="preserve"> who returned to Israel</w:t>
      </w:r>
      <w:r w:rsidRPr="00514E10">
        <w:rPr>
          <w:rFonts w:ascii="Calibri" w:hAnsi="Calibri" w:cs="Calibri"/>
          <w:sz w:val="26"/>
          <w:szCs w:val="26"/>
          <w:lang w:eastAsia="x-none"/>
        </w:rPr>
        <w:t xml:space="preserve"> after the Babylonian/Chaldean captivity complicated their own language by</w:t>
      </w:r>
      <w:r w:rsidR="00514E10" w:rsidRPr="00514E10">
        <w:rPr>
          <w:rFonts w:ascii="Calibri" w:hAnsi="Calibri" w:cs="Calibri"/>
          <w:sz w:val="26"/>
          <w:szCs w:val="26"/>
          <w:lang w:eastAsia="x-none"/>
        </w:rPr>
        <w:t xml:space="preserve"> mixing in Chaldean dialect into their Paleo Hebrew culture. This changed their ability to communicate as directly, and therefore further hid the mysteries of Yahweh until the appointed time. We are now </w:t>
      </w:r>
      <w:proofErr w:type="gramStart"/>
      <w:r w:rsidR="00514E10" w:rsidRPr="00514E10">
        <w:rPr>
          <w:rFonts w:ascii="Calibri" w:hAnsi="Calibri" w:cs="Calibri"/>
          <w:sz w:val="26"/>
          <w:szCs w:val="26"/>
          <w:lang w:eastAsia="x-none"/>
        </w:rPr>
        <w:t>in</w:t>
      </w:r>
      <w:proofErr w:type="gramEnd"/>
      <w:r w:rsidR="00514E10" w:rsidRPr="00514E10">
        <w:rPr>
          <w:rFonts w:ascii="Calibri" w:hAnsi="Calibri" w:cs="Calibri"/>
          <w:sz w:val="26"/>
          <w:szCs w:val="26"/>
          <w:lang w:eastAsia="x-none"/>
        </w:rPr>
        <w:t xml:space="preserve"> that appointed time of the unveiling:</w:t>
      </w:r>
    </w:p>
    <w:p w14:paraId="4AB3239B" w14:textId="77777777" w:rsidR="00514E10" w:rsidRPr="00514E10" w:rsidRDefault="00514E10" w:rsidP="000C1F27">
      <w:pPr>
        <w:rPr>
          <w:rFonts w:ascii="Calibri" w:hAnsi="Calibri" w:cs="Calibri"/>
          <w:sz w:val="26"/>
          <w:szCs w:val="26"/>
          <w:lang w:eastAsia="x-none"/>
        </w:rPr>
      </w:pPr>
    </w:p>
    <w:p w14:paraId="6EB7F7D3" w14:textId="1FC40717" w:rsidR="00514E10" w:rsidRPr="00514E10" w:rsidRDefault="00514E10" w:rsidP="00514E10">
      <w:pPr>
        <w:ind w:left="720" w:right="1440"/>
        <w:jc w:val="both"/>
        <w:rPr>
          <w:rFonts w:ascii="Calibri" w:hAnsi="Calibri" w:cs="Calibri"/>
          <w:lang w:eastAsia="x-none"/>
        </w:rPr>
      </w:pPr>
      <w:r w:rsidRPr="00514E10">
        <w:rPr>
          <w:rFonts w:ascii="Calibri" w:hAnsi="Calibri" w:cs="Calibri"/>
          <w:color w:val="EE0000"/>
          <w:lang w:eastAsia="x-none"/>
        </w:rPr>
        <w:t xml:space="preserve">Dan </w:t>
      </w:r>
      <w:proofErr w:type="gramStart"/>
      <w:r w:rsidRPr="00514E10">
        <w:rPr>
          <w:rFonts w:ascii="Calibri" w:hAnsi="Calibri" w:cs="Calibri"/>
          <w:color w:val="EE0000"/>
          <w:lang w:eastAsia="x-none"/>
        </w:rPr>
        <w:t xml:space="preserve">12:4  </w:t>
      </w:r>
      <w:r w:rsidRPr="00514E10">
        <w:rPr>
          <w:rFonts w:ascii="Calibri" w:hAnsi="Calibri" w:cs="Calibri"/>
          <w:lang w:eastAsia="x-none"/>
        </w:rPr>
        <w:t>But</w:t>
      </w:r>
      <w:proofErr w:type="gramEnd"/>
      <w:r w:rsidRPr="00514E10">
        <w:rPr>
          <w:rFonts w:ascii="Calibri" w:hAnsi="Calibri" w:cs="Calibri"/>
          <w:lang w:eastAsia="x-none"/>
        </w:rPr>
        <w:t xml:space="preserve"> thou, O Daniel, shut up the words, and </w:t>
      </w:r>
      <w:r w:rsidRPr="008D5702">
        <w:rPr>
          <w:rFonts w:ascii="Calibri" w:hAnsi="Calibri" w:cs="Calibri"/>
          <w:b/>
          <w:bCs/>
          <w:u w:val="single"/>
          <w:lang w:eastAsia="x-none"/>
        </w:rPr>
        <w:t xml:space="preserve">seal the </w:t>
      </w:r>
      <w:r w:rsidRPr="00B50389">
        <w:rPr>
          <w:rFonts w:ascii="Calibri" w:hAnsi="Calibri" w:cs="Calibri"/>
          <w:b/>
          <w:bCs/>
          <w:u w:val="single"/>
          <w:lang w:eastAsia="x-none"/>
        </w:rPr>
        <w:t>book</w:t>
      </w:r>
      <w:r w:rsidRPr="00B50389">
        <w:rPr>
          <w:rFonts w:ascii="Calibri" w:hAnsi="Calibri" w:cs="Calibri"/>
          <w:lang w:eastAsia="x-none"/>
        </w:rPr>
        <w:t xml:space="preserve">, </w:t>
      </w:r>
      <w:r w:rsidRPr="00B50389">
        <w:rPr>
          <w:rFonts w:ascii="Calibri" w:hAnsi="Calibri" w:cs="Calibri"/>
          <w:i/>
          <w:iCs/>
          <w:lang w:eastAsia="x-none"/>
        </w:rPr>
        <w:t>even</w:t>
      </w:r>
      <w:r w:rsidRPr="00B50389">
        <w:rPr>
          <w:rFonts w:ascii="Calibri" w:hAnsi="Calibri" w:cs="Calibri"/>
          <w:lang w:eastAsia="x-none"/>
        </w:rPr>
        <w:t xml:space="preserve"> </w:t>
      </w:r>
      <w:r w:rsidRPr="00514E10">
        <w:rPr>
          <w:rFonts w:ascii="Calibri" w:hAnsi="Calibri" w:cs="Calibri"/>
          <w:lang w:eastAsia="x-none"/>
        </w:rPr>
        <w:t>to the time of the end…</w:t>
      </w:r>
    </w:p>
    <w:p w14:paraId="56662E5E" w14:textId="77777777" w:rsidR="008D5702" w:rsidRDefault="008D5702" w:rsidP="00514E10">
      <w:pPr>
        <w:ind w:left="720" w:right="1440"/>
        <w:jc w:val="both"/>
        <w:rPr>
          <w:rFonts w:ascii="Calibri" w:hAnsi="Calibri" w:cs="Calibri"/>
          <w:color w:val="EE0000"/>
          <w:lang w:eastAsia="x-none"/>
        </w:rPr>
      </w:pPr>
    </w:p>
    <w:p w14:paraId="3B2C0F91" w14:textId="102AD626" w:rsidR="00514E10" w:rsidRDefault="00514E10" w:rsidP="00514E10">
      <w:pPr>
        <w:ind w:left="720" w:right="1440"/>
        <w:jc w:val="both"/>
        <w:rPr>
          <w:rFonts w:ascii="Calibri" w:hAnsi="Calibri" w:cs="Calibri"/>
          <w:lang w:eastAsia="x-none"/>
        </w:rPr>
      </w:pPr>
      <w:r w:rsidRPr="00514E10">
        <w:rPr>
          <w:rFonts w:ascii="Calibri" w:hAnsi="Calibri" w:cs="Calibri"/>
          <w:color w:val="EE0000"/>
          <w:lang w:eastAsia="x-none"/>
        </w:rPr>
        <w:t xml:space="preserve">Dan </w:t>
      </w:r>
      <w:proofErr w:type="gramStart"/>
      <w:r w:rsidRPr="00514E10">
        <w:rPr>
          <w:rFonts w:ascii="Calibri" w:hAnsi="Calibri" w:cs="Calibri"/>
          <w:color w:val="EE0000"/>
          <w:lang w:eastAsia="x-none"/>
        </w:rPr>
        <w:t xml:space="preserve">12:10  </w:t>
      </w:r>
      <w:r w:rsidRPr="00514E10">
        <w:rPr>
          <w:rFonts w:ascii="Calibri" w:hAnsi="Calibri" w:cs="Calibri"/>
          <w:lang w:eastAsia="x-none"/>
        </w:rPr>
        <w:t>Many</w:t>
      </w:r>
      <w:proofErr w:type="gramEnd"/>
      <w:r w:rsidRPr="00514E10">
        <w:rPr>
          <w:rFonts w:ascii="Calibri" w:hAnsi="Calibri" w:cs="Calibri"/>
          <w:lang w:eastAsia="x-none"/>
        </w:rPr>
        <w:t xml:space="preserve"> shall be purified, and made white, and tried; but the wicked shall do wickedly: and none of the wicked shall understand; but the wise shall understand.</w:t>
      </w:r>
    </w:p>
    <w:p w14:paraId="047DEC34" w14:textId="77777777" w:rsidR="006B1999" w:rsidRDefault="006B1999" w:rsidP="00514E10">
      <w:pPr>
        <w:ind w:left="720" w:right="1440"/>
        <w:jc w:val="both"/>
        <w:rPr>
          <w:rFonts w:ascii="Calibri" w:hAnsi="Calibri" w:cs="Calibri"/>
          <w:lang w:eastAsia="x-none"/>
        </w:rPr>
      </w:pPr>
    </w:p>
    <w:p w14:paraId="192DF743" w14:textId="77777777" w:rsidR="006B1999" w:rsidRPr="006B1999" w:rsidRDefault="006B1999" w:rsidP="006B1999">
      <w:pPr>
        <w:ind w:left="720" w:right="1440"/>
        <w:jc w:val="both"/>
        <w:rPr>
          <w:rFonts w:ascii="Calibri" w:hAnsi="Calibri" w:cs="Calibri"/>
          <w:lang w:val="x-none"/>
        </w:rPr>
      </w:pPr>
      <w:r w:rsidRPr="006B1999">
        <w:rPr>
          <w:rFonts w:ascii="Calibri" w:hAnsi="Calibri" w:cs="Calibri"/>
          <w:color w:val="EE0000"/>
          <w:lang w:val="x-none"/>
        </w:rPr>
        <w:lastRenderedPageBreak/>
        <w:t xml:space="preserve">1Pe 1:7  </w:t>
      </w:r>
      <w:r w:rsidRPr="006B1999">
        <w:rPr>
          <w:rFonts w:ascii="Calibri" w:hAnsi="Calibri" w:cs="Calibri"/>
          <w:lang w:val="x-none"/>
        </w:rPr>
        <w:t>That the trial of your faith, being much more precious than of gold that perisheth, though it be tried with fire, might be found unto praise and honour and glory at the appearing of Jesus Christ:</w:t>
      </w:r>
    </w:p>
    <w:p w14:paraId="0CEDEA40" w14:textId="77777777" w:rsidR="006B1999" w:rsidRDefault="006B1999" w:rsidP="00514E10">
      <w:pPr>
        <w:ind w:left="720" w:right="1440"/>
        <w:jc w:val="both"/>
        <w:rPr>
          <w:rFonts w:ascii="Calibri" w:hAnsi="Calibri" w:cs="Calibri"/>
        </w:rPr>
      </w:pPr>
    </w:p>
    <w:p w14:paraId="1FA24053" w14:textId="3C7360F0" w:rsidR="006B1999" w:rsidRPr="006B1999" w:rsidRDefault="006B1999" w:rsidP="006B1999">
      <w:pPr>
        <w:ind w:left="720" w:right="1440"/>
        <w:jc w:val="both"/>
        <w:rPr>
          <w:rFonts w:ascii="Calibri" w:hAnsi="Calibri" w:cs="Calibri"/>
          <w:lang w:val="x-none"/>
        </w:rPr>
      </w:pPr>
      <w:r w:rsidRPr="006B1999">
        <w:rPr>
          <w:rFonts w:ascii="Calibri" w:hAnsi="Calibri" w:cs="Calibri"/>
          <w:color w:val="EE0000"/>
          <w:lang w:val="x-none"/>
        </w:rPr>
        <w:t xml:space="preserve">1Pe 1:9  </w:t>
      </w:r>
      <w:r w:rsidRPr="006B1999">
        <w:rPr>
          <w:rFonts w:ascii="Calibri" w:hAnsi="Calibri" w:cs="Calibri"/>
          <w:lang w:val="x-none"/>
        </w:rPr>
        <w:t xml:space="preserve">Receiving the end of your faith, </w:t>
      </w:r>
      <w:r w:rsidRPr="006B1999">
        <w:rPr>
          <w:rFonts w:ascii="Calibri" w:hAnsi="Calibri" w:cs="Calibri"/>
          <w:i/>
          <w:iCs/>
          <w:lang w:val="x-none"/>
        </w:rPr>
        <w:t>even</w:t>
      </w:r>
      <w:r w:rsidRPr="006B1999">
        <w:rPr>
          <w:rFonts w:ascii="Calibri" w:hAnsi="Calibri" w:cs="Calibri"/>
          <w:lang w:val="x-none"/>
        </w:rPr>
        <w:t xml:space="preserve"> the salvation of </w:t>
      </w:r>
      <w:r w:rsidRPr="006B1999">
        <w:rPr>
          <w:rFonts w:ascii="Calibri" w:hAnsi="Calibri" w:cs="Calibri"/>
          <w:i/>
          <w:iCs/>
          <w:lang w:val="x-none"/>
        </w:rPr>
        <w:t>your</w:t>
      </w:r>
      <w:r w:rsidRPr="006B1999">
        <w:rPr>
          <w:rFonts w:ascii="Calibri" w:hAnsi="Calibri" w:cs="Calibri"/>
          <w:lang w:val="x-none"/>
        </w:rPr>
        <w:t xml:space="preserve"> souls.</w:t>
      </w:r>
    </w:p>
    <w:p w14:paraId="69B812AF" w14:textId="77777777" w:rsidR="00091001" w:rsidRDefault="00091001" w:rsidP="000C1F27">
      <w:pPr>
        <w:rPr>
          <w:rFonts w:ascii="Calibri" w:hAnsi="Calibri" w:cs="Calibri"/>
        </w:rPr>
      </w:pPr>
    </w:p>
    <w:p w14:paraId="054DDDDF" w14:textId="6DDF84B4" w:rsidR="00514E10" w:rsidRPr="00514E10" w:rsidRDefault="00514E10" w:rsidP="000C1F27">
      <w:pPr>
        <w:rPr>
          <w:rFonts w:ascii="Calibri" w:hAnsi="Calibri" w:cs="Calibri"/>
          <w:sz w:val="26"/>
          <w:szCs w:val="26"/>
        </w:rPr>
      </w:pPr>
      <w:r w:rsidRPr="00514E10">
        <w:rPr>
          <w:rFonts w:ascii="Calibri" w:hAnsi="Calibri" w:cs="Calibri"/>
          <w:sz w:val="26"/>
          <w:szCs w:val="26"/>
        </w:rPr>
        <w:t>We are now in the “time of the end”</w:t>
      </w:r>
      <w:r w:rsidR="005F7567">
        <w:rPr>
          <w:rFonts w:ascii="Calibri" w:hAnsi="Calibri" w:cs="Calibri"/>
          <w:sz w:val="26"/>
          <w:szCs w:val="26"/>
        </w:rPr>
        <w:t>.</w:t>
      </w:r>
      <w:r w:rsidRPr="00514E10">
        <w:rPr>
          <w:rFonts w:ascii="Calibri" w:hAnsi="Calibri" w:cs="Calibri"/>
          <w:sz w:val="26"/>
          <w:szCs w:val="26"/>
        </w:rPr>
        <w:t xml:space="preserve"> </w:t>
      </w:r>
      <w:r w:rsidR="0018525B">
        <w:rPr>
          <w:rFonts w:ascii="Calibri" w:hAnsi="Calibri" w:cs="Calibri"/>
          <w:sz w:val="26"/>
          <w:szCs w:val="26"/>
        </w:rPr>
        <w:t>K</w:t>
      </w:r>
      <w:r w:rsidRPr="00514E10">
        <w:rPr>
          <w:rFonts w:ascii="Calibri" w:hAnsi="Calibri" w:cs="Calibri"/>
          <w:sz w:val="26"/>
          <w:szCs w:val="26"/>
        </w:rPr>
        <w:t>nowledge is increasing at an exponential rate through A.I</w:t>
      </w:r>
      <w:r w:rsidR="005F7567">
        <w:rPr>
          <w:rFonts w:ascii="Calibri" w:hAnsi="Calibri" w:cs="Calibri"/>
          <w:sz w:val="26"/>
          <w:szCs w:val="26"/>
        </w:rPr>
        <w:t>,</w:t>
      </w:r>
      <w:r w:rsidRPr="00514E10">
        <w:rPr>
          <w:rFonts w:ascii="Calibri" w:hAnsi="Calibri" w:cs="Calibri"/>
          <w:sz w:val="26"/>
          <w:szCs w:val="26"/>
        </w:rPr>
        <w:t xml:space="preserve"> the wicked are doing wickedly, and only those who are being sanctified, and purified, and made white by the Truth…</w:t>
      </w:r>
      <w:proofErr w:type="gramStart"/>
      <w:r w:rsidRPr="00514E10">
        <w:rPr>
          <w:rFonts w:ascii="Calibri" w:hAnsi="Calibri" w:cs="Calibri"/>
          <w:sz w:val="26"/>
          <w:szCs w:val="26"/>
        </w:rPr>
        <w:t>actually understand</w:t>
      </w:r>
      <w:proofErr w:type="gramEnd"/>
      <w:r w:rsidRPr="00514E10">
        <w:rPr>
          <w:rFonts w:ascii="Calibri" w:hAnsi="Calibri" w:cs="Calibri"/>
          <w:sz w:val="26"/>
          <w:szCs w:val="26"/>
        </w:rPr>
        <w:t xml:space="preserve">. Understand what? Father’s Will that He established in </w:t>
      </w:r>
      <w:r w:rsidRPr="008D5702">
        <w:rPr>
          <w:rFonts w:ascii="Calibri" w:hAnsi="Calibri" w:cs="Calibri"/>
          <w:color w:val="EE0000"/>
          <w:sz w:val="26"/>
          <w:szCs w:val="26"/>
        </w:rPr>
        <w:t>Gen 1:26</w:t>
      </w:r>
      <w:r w:rsidRPr="00514E10">
        <w:rPr>
          <w:rFonts w:ascii="Calibri" w:hAnsi="Calibri" w:cs="Calibri"/>
          <w:sz w:val="26"/>
          <w:szCs w:val="26"/>
        </w:rPr>
        <w:t xml:space="preserve">. Simple, but true, and </w:t>
      </w:r>
      <w:r w:rsidR="008D5702" w:rsidRPr="00514E10">
        <w:rPr>
          <w:rFonts w:ascii="Calibri" w:hAnsi="Calibri" w:cs="Calibri"/>
          <w:sz w:val="26"/>
          <w:szCs w:val="26"/>
        </w:rPr>
        <w:t>shrouded</w:t>
      </w:r>
      <w:r w:rsidRPr="00514E10">
        <w:rPr>
          <w:rFonts w:ascii="Calibri" w:hAnsi="Calibri" w:cs="Calibri"/>
          <w:sz w:val="26"/>
          <w:szCs w:val="26"/>
        </w:rPr>
        <w:t xml:space="preserve"> in </w:t>
      </w:r>
      <w:r w:rsidR="005F7567">
        <w:rPr>
          <w:rFonts w:ascii="Calibri" w:hAnsi="Calibri" w:cs="Calibri"/>
          <w:sz w:val="26"/>
          <w:szCs w:val="26"/>
        </w:rPr>
        <w:t>“</w:t>
      </w:r>
      <w:r w:rsidRPr="00514E10">
        <w:rPr>
          <w:rFonts w:ascii="Calibri" w:hAnsi="Calibri" w:cs="Calibri"/>
          <w:sz w:val="26"/>
          <w:szCs w:val="26"/>
        </w:rPr>
        <w:t>identity confusion</w:t>
      </w:r>
      <w:r w:rsidR="005F7567">
        <w:rPr>
          <w:rFonts w:ascii="Calibri" w:hAnsi="Calibri" w:cs="Calibri"/>
          <w:sz w:val="26"/>
          <w:szCs w:val="26"/>
        </w:rPr>
        <w:t>”</w:t>
      </w:r>
      <w:r w:rsidRPr="00514E10">
        <w:rPr>
          <w:rFonts w:ascii="Calibri" w:hAnsi="Calibri" w:cs="Calibri"/>
          <w:sz w:val="26"/>
          <w:szCs w:val="26"/>
        </w:rPr>
        <w:t xml:space="preserve"> for thousands of years. </w:t>
      </w:r>
    </w:p>
    <w:p w14:paraId="3AD2A5D3" w14:textId="6D50470F" w:rsidR="00514E10" w:rsidRPr="00514E10" w:rsidRDefault="00514E10" w:rsidP="000C1F27">
      <w:pPr>
        <w:rPr>
          <w:rFonts w:ascii="Calibri" w:hAnsi="Calibri" w:cs="Calibri"/>
          <w:sz w:val="26"/>
          <w:szCs w:val="26"/>
        </w:rPr>
      </w:pPr>
      <w:r w:rsidRPr="00514E10">
        <w:rPr>
          <w:rFonts w:ascii="Calibri" w:hAnsi="Calibri" w:cs="Calibri"/>
          <w:sz w:val="26"/>
          <w:szCs w:val="26"/>
        </w:rPr>
        <w:t>As a rose opening, so the mystery of the Word of God is now being shown to those who behold His Throne:</w:t>
      </w:r>
    </w:p>
    <w:p w14:paraId="63EEC6E4" w14:textId="77777777" w:rsidR="00514E10" w:rsidRDefault="00514E10" w:rsidP="000C1F27">
      <w:pPr>
        <w:rPr>
          <w:color w:val="EE0000"/>
          <w:lang w:eastAsia="x-none"/>
        </w:rPr>
      </w:pPr>
    </w:p>
    <w:p w14:paraId="418B5C4C" w14:textId="7C159B2B" w:rsidR="00514E10" w:rsidRPr="00514E10" w:rsidRDefault="00514E10" w:rsidP="0018525B">
      <w:pPr>
        <w:ind w:left="720" w:right="1440"/>
        <w:rPr>
          <w:rFonts w:ascii="Calibri" w:hAnsi="Calibri" w:cs="Calibri"/>
          <w:lang w:eastAsia="x-none"/>
        </w:rPr>
      </w:pPr>
      <w:r w:rsidRPr="00514E10">
        <w:rPr>
          <w:rFonts w:ascii="Calibri" w:hAnsi="Calibri" w:cs="Calibri"/>
          <w:color w:val="EE0000"/>
          <w:lang w:eastAsia="x-none"/>
        </w:rPr>
        <w:t xml:space="preserve">Dan </w:t>
      </w:r>
      <w:proofErr w:type="gramStart"/>
      <w:r w:rsidRPr="00514E10">
        <w:rPr>
          <w:rFonts w:ascii="Calibri" w:hAnsi="Calibri" w:cs="Calibri"/>
          <w:color w:val="EE0000"/>
          <w:lang w:eastAsia="x-none"/>
        </w:rPr>
        <w:t xml:space="preserve">7:9  </w:t>
      </w:r>
      <w:r w:rsidRPr="00514E10">
        <w:rPr>
          <w:rFonts w:ascii="Calibri" w:hAnsi="Calibri" w:cs="Calibri"/>
          <w:lang w:eastAsia="x-none"/>
        </w:rPr>
        <w:t>I</w:t>
      </w:r>
      <w:proofErr w:type="gramEnd"/>
      <w:r w:rsidRPr="00514E10">
        <w:rPr>
          <w:rFonts w:ascii="Calibri" w:hAnsi="Calibri" w:cs="Calibri"/>
          <w:lang w:eastAsia="x-none"/>
        </w:rPr>
        <w:t xml:space="preserve"> beheld till the thrones were cast </w:t>
      </w:r>
      <w:r w:rsidRPr="00514E10">
        <w:rPr>
          <w:rFonts w:ascii="Calibri" w:hAnsi="Calibri" w:cs="Calibri"/>
          <w:strike/>
          <w:lang w:eastAsia="x-none"/>
        </w:rPr>
        <w:t>down</w:t>
      </w:r>
      <w:r w:rsidRPr="00514E10">
        <w:rPr>
          <w:rFonts w:ascii="Calibri" w:hAnsi="Calibri" w:cs="Calibri"/>
          <w:lang w:eastAsia="x-none"/>
        </w:rPr>
        <w:t>, and the Ancient of days did sit…</w:t>
      </w:r>
    </w:p>
    <w:p w14:paraId="001D38B8" w14:textId="77777777" w:rsidR="00514E10" w:rsidRPr="00514E10" w:rsidRDefault="00514E10" w:rsidP="0018525B">
      <w:pPr>
        <w:ind w:left="720" w:right="1440"/>
        <w:rPr>
          <w:rFonts w:ascii="Calibri" w:hAnsi="Calibri" w:cs="Calibri"/>
          <w:color w:val="EE0000"/>
          <w:lang w:eastAsia="x-none"/>
        </w:rPr>
      </w:pPr>
    </w:p>
    <w:p w14:paraId="11A764FA" w14:textId="116C3AEC" w:rsidR="00514E10" w:rsidRPr="00514E10" w:rsidRDefault="00514E10" w:rsidP="0018525B">
      <w:pPr>
        <w:ind w:left="720" w:right="1440"/>
        <w:rPr>
          <w:rFonts w:ascii="Calibri" w:hAnsi="Calibri" w:cs="Calibri"/>
        </w:rPr>
      </w:pPr>
      <w:r w:rsidRPr="00514E10">
        <w:rPr>
          <w:rFonts w:ascii="Calibri" w:hAnsi="Calibri" w:cs="Calibri"/>
          <w:color w:val="EE0000"/>
          <w:lang w:eastAsia="x-none"/>
        </w:rPr>
        <w:t xml:space="preserve">Isa </w:t>
      </w:r>
      <w:proofErr w:type="gramStart"/>
      <w:r w:rsidRPr="00514E10">
        <w:rPr>
          <w:rFonts w:ascii="Calibri" w:hAnsi="Calibri" w:cs="Calibri"/>
          <w:color w:val="EE0000"/>
          <w:lang w:eastAsia="x-none"/>
        </w:rPr>
        <w:t xml:space="preserve">33:17  </w:t>
      </w:r>
      <w:r w:rsidRPr="00514E10">
        <w:rPr>
          <w:rFonts w:ascii="Calibri" w:hAnsi="Calibri" w:cs="Calibri"/>
          <w:lang w:eastAsia="x-none"/>
        </w:rPr>
        <w:t>Thine</w:t>
      </w:r>
      <w:proofErr w:type="gramEnd"/>
      <w:r w:rsidRPr="00514E10">
        <w:rPr>
          <w:rFonts w:ascii="Calibri" w:hAnsi="Calibri" w:cs="Calibri"/>
          <w:lang w:eastAsia="x-none"/>
        </w:rPr>
        <w:t xml:space="preserve"> eyes shall see the king in his beauty: they shall behold the land that is very far off.</w:t>
      </w:r>
    </w:p>
    <w:p w14:paraId="1EB0892F" w14:textId="77777777" w:rsidR="00514E10" w:rsidRPr="005F7567" w:rsidRDefault="00514E10" w:rsidP="000C1F27">
      <w:pPr>
        <w:rPr>
          <w:rFonts w:ascii="Calibri" w:hAnsi="Calibri" w:cs="Calibri"/>
          <w:sz w:val="26"/>
          <w:szCs w:val="26"/>
        </w:rPr>
      </w:pPr>
    </w:p>
    <w:p w14:paraId="44314E3B" w14:textId="77777777" w:rsidR="000C1F27" w:rsidRPr="00313014" w:rsidRDefault="000C1F27" w:rsidP="000C1F27">
      <w:pPr>
        <w:rPr>
          <w:rFonts w:ascii="Calibri" w:hAnsi="Calibri" w:cs="Calibri"/>
          <w:sz w:val="26"/>
          <w:szCs w:val="26"/>
        </w:rPr>
      </w:pPr>
      <w:r w:rsidRPr="00313014">
        <w:rPr>
          <w:rFonts w:ascii="Calibri" w:hAnsi="Calibri" w:cs="Calibri"/>
          <w:b/>
          <w:bCs/>
          <w:sz w:val="26"/>
          <w:szCs w:val="26"/>
        </w:rPr>
        <w:t>M</w:t>
      </w:r>
      <w:r w:rsidRPr="00313014">
        <w:rPr>
          <w:rFonts w:ascii="Calibri" w:hAnsi="Calibri" w:cs="Calibri"/>
          <w:sz w:val="26"/>
          <w:szCs w:val="26"/>
        </w:rPr>
        <w:t xml:space="preserve">ake </w:t>
      </w:r>
      <w:r w:rsidRPr="00313014">
        <w:rPr>
          <w:rFonts w:ascii="Calibri" w:hAnsi="Calibri" w:cs="Calibri"/>
          <w:b/>
          <w:bCs/>
          <w:sz w:val="26"/>
          <w:szCs w:val="26"/>
        </w:rPr>
        <w:t>T</w:t>
      </w:r>
      <w:r w:rsidRPr="00313014">
        <w:rPr>
          <w:rFonts w:ascii="Calibri" w:hAnsi="Calibri" w:cs="Calibri"/>
          <w:sz w:val="26"/>
          <w:szCs w:val="26"/>
        </w:rPr>
        <w:t xml:space="preserve">he </w:t>
      </w:r>
      <w:r w:rsidRPr="00313014">
        <w:rPr>
          <w:rFonts w:ascii="Calibri" w:hAnsi="Calibri" w:cs="Calibri"/>
          <w:b/>
          <w:bCs/>
          <w:sz w:val="26"/>
          <w:szCs w:val="26"/>
        </w:rPr>
        <w:t>W</w:t>
      </w:r>
      <w:r w:rsidRPr="00313014">
        <w:rPr>
          <w:rFonts w:ascii="Calibri" w:hAnsi="Calibri" w:cs="Calibri"/>
          <w:sz w:val="26"/>
          <w:szCs w:val="26"/>
        </w:rPr>
        <w:t xml:space="preserve">ord </w:t>
      </w:r>
      <w:r w:rsidRPr="00313014">
        <w:rPr>
          <w:rFonts w:ascii="Calibri" w:hAnsi="Calibri" w:cs="Calibri"/>
          <w:b/>
          <w:bCs/>
          <w:sz w:val="26"/>
          <w:szCs w:val="26"/>
        </w:rPr>
        <w:t>F</w:t>
      </w:r>
      <w:r w:rsidRPr="00313014">
        <w:rPr>
          <w:rFonts w:ascii="Calibri" w:hAnsi="Calibri" w:cs="Calibri"/>
          <w:sz w:val="26"/>
          <w:szCs w:val="26"/>
        </w:rPr>
        <w:t xml:space="preserve">lesh </w:t>
      </w:r>
      <w:r w:rsidRPr="00313014">
        <w:rPr>
          <w:rFonts w:ascii="Calibri" w:hAnsi="Calibri" w:cs="Calibri"/>
          <w:b/>
          <w:bCs/>
          <w:sz w:val="26"/>
          <w:szCs w:val="26"/>
        </w:rPr>
        <w:t>A</w:t>
      </w:r>
      <w:r w:rsidRPr="00313014">
        <w:rPr>
          <w:rFonts w:ascii="Calibri" w:hAnsi="Calibri" w:cs="Calibri"/>
          <w:sz w:val="26"/>
          <w:szCs w:val="26"/>
        </w:rPr>
        <w:t>gain. Is that not the task at hand? Is it not to grow up into the full stature of Christ? Look through the following scriptures and be honest with yourself about the theme of what the Holy Spirit is saying:</w:t>
      </w:r>
    </w:p>
    <w:p w14:paraId="32930C98" w14:textId="77777777" w:rsidR="000C1F27" w:rsidRPr="00313014" w:rsidRDefault="000C1F27" w:rsidP="000C1F27">
      <w:pPr>
        <w:rPr>
          <w:rFonts w:ascii="Calibri" w:hAnsi="Calibri" w:cs="Calibri"/>
        </w:rPr>
      </w:pPr>
    </w:p>
    <w:p w14:paraId="4E56F0EB" w14:textId="77777777" w:rsidR="000C1F27" w:rsidRDefault="000C1F27" w:rsidP="000C1F27">
      <w:pPr>
        <w:ind w:left="720" w:right="1440"/>
        <w:jc w:val="both"/>
        <w:rPr>
          <w:rFonts w:ascii="Calibri" w:hAnsi="Calibri" w:cs="Calibri"/>
          <w:color w:val="000000" w:themeColor="text1"/>
          <w:lang w:eastAsia="x-none"/>
        </w:rPr>
      </w:pPr>
      <w:r w:rsidRPr="00313014">
        <w:rPr>
          <w:rFonts w:ascii="Calibri" w:hAnsi="Calibri" w:cs="Calibri"/>
          <w:color w:val="EE0000"/>
          <w:lang w:eastAsia="x-none"/>
        </w:rPr>
        <w:t xml:space="preserve">Joh </w:t>
      </w:r>
      <w:proofErr w:type="gramStart"/>
      <w:r w:rsidRPr="00313014">
        <w:rPr>
          <w:rFonts w:ascii="Calibri" w:hAnsi="Calibri" w:cs="Calibri"/>
          <w:color w:val="EE0000"/>
          <w:lang w:eastAsia="x-none"/>
        </w:rPr>
        <w:t xml:space="preserve">1:14  </w:t>
      </w:r>
      <w:r w:rsidRPr="0018525B">
        <w:rPr>
          <w:rFonts w:ascii="Calibri" w:hAnsi="Calibri" w:cs="Calibri"/>
          <w:color w:val="000000" w:themeColor="text1"/>
          <w:lang w:eastAsia="x-none"/>
        </w:rPr>
        <w:t>And</w:t>
      </w:r>
      <w:proofErr w:type="gramEnd"/>
      <w:r w:rsidRPr="0018525B">
        <w:rPr>
          <w:rFonts w:ascii="Calibri" w:hAnsi="Calibri" w:cs="Calibri"/>
          <w:color w:val="000000" w:themeColor="text1"/>
          <w:lang w:eastAsia="x-none"/>
        </w:rPr>
        <w:t xml:space="preserve"> the </w:t>
      </w:r>
      <w:r w:rsidRPr="0018525B">
        <w:rPr>
          <w:rFonts w:ascii="Calibri" w:hAnsi="Calibri" w:cs="Calibri"/>
          <w:b/>
          <w:bCs/>
          <w:color w:val="000000" w:themeColor="text1"/>
          <w:u w:val="single"/>
          <w:lang w:eastAsia="x-none"/>
        </w:rPr>
        <w:t>Word was made flesh, and dwelt among us</w:t>
      </w:r>
      <w:r w:rsidRPr="0018525B">
        <w:rPr>
          <w:rFonts w:ascii="Calibri" w:hAnsi="Calibri" w:cs="Calibri"/>
          <w:color w:val="000000" w:themeColor="text1"/>
          <w:lang w:eastAsia="x-none"/>
        </w:rPr>
        <w:t xml:space="preserve">, (and we beheld his glory, </w:t>
      </w:r>
      <w:r w:rsidRPr="0018525B">
        <w:rPr>
          <w:rFonts w:ascii="Calibri" w:hAnsi="Calibri" w:cs="Calibri"/>
          <w:color w:val="000000" w:themeColor="text1"/>
          <w:u w:val="single"/>
          <w:lang w:eastAsia="x-none"/>
        </w:rPr>
        <w:t>the glory as of the only begotten of the Father</w:t>
      </w:r>
      <w:r w:rsidRPr="0018525B">
        <w:rPr>
          <w:rFonts w:ascii="Calibri" w:hAnsi="Calibri" w:cs="Calibri"/>
          <w:color w:val="000000" w:themeColor="text1"/>
          <w:lang w:eastAsia="x-none"/>
        </w:rPr>
        <w:t>,) full of grace and truth. </w:t>
      </w:r>
    </w:p>
    <w:p w14:paraId="2B16430A" w14:textId="77777777" w:rsidR="005F7567" w:rsidRPr="0018525B" w:rsidRDefault="005F7567" w:rsidP="000C1F27">
      <w:pPr>
        <w:ind w:left="720" w:right="1440"/>
        <w:jc w:val="both"/>
        <w:rPr>
          <w:rFonts w:ascii="Calibri" w:hAnsi="Calibri" w:cs="Calibri"/>
          <w:color w:val="000000" w:themeColor="text1"/>
          <w:lang w:eastAsia="x-none"/>
        </w:rPr>
      </w:pPr>
    </w:p>
    <w:p w14:paraId="78654F12" w14:textId="77777777" w:rsidR="000C1F27" w:rsidRPr="0018525B" w:rsidRDefault="000C1F27" w:rsidP="000C1F27">
      <w:pPr>
        <w:ind w:left="720" w:right="1440"/>
        <w:jc w:val="both"/>
        <w:rPr>
          <w:rFonts w:ascii="Calibri" w:hAnsi="Calibri" w:cs="Calibri"/>
          <w:color w:val="000000" w:themeColor="text1"/>
          <w:lang w:eastAsia="x-none"/>
        </w:rPr>
      </w:pPr>
      <w:r w:rsidRPr="005F7567">
        <w:rPr>
          <w:rFonts w:ascii="Calibri" w:hAnsi="Calibri" w:cs="Calibri"/>
          <w:color w:val="EE0000"/>
          <w:lang w:eastAsia="x-none"/>
        </w:rPr>
        <w:t xml:space="preserve">Joh </w:t>
      </w:r>
      <w:proofErr w:type="gramStart"/>
      <w:r w:rsidRPr="005F7567">
        <w:rPr>
          <w:rFonts w:ascii="Calibri" w:hAnsi="Calibri" w:cs="Calibri"/>
          <w:color w:val="EE0000"/>
          <w:lang w:eastAsia="x-none"/>
        </w:rPr>
        <w:t xml:space="preserve">1:16  </w:t>
      </w:r>
      <w:r w:rsidRPr="0018525B">
        <w:rPr>
          <w:rFonts w:ascii="Calibri" w:hAnsi="Calibri" w:cs="Calibri"/>
          <w:color w:val="000000" w:themeColor="text1"/>
          <w:lang w:eastAsia="x-none"/>
        </w:rPr>
        <w:t>And</w:t>
      </w:r>
      <w:proofErr w:type="gramEnd"/>
      <w:r w:rsidRPr="0018525B">
        <w:rPr>
          <w:rFonts w:ascii="Calibri" w:hAnsi="Calibri" w:cs="Calibri"/>
          <w:color w:val="000000" w:themeColor="text1"/>
          <w:lang w:eastAsia="x-none"/>
        </w:rPr>
        <w:t xml:space="preserve"> </w:t>
      </w:r>
      <w:r w:rsidRPr="0018525B">
        <w:rPr>
          <w:rFonts w:ascii="Calibri" w:hAnsi="Calibri" w:cs="Calibri"/>
          <w:b/>
          <w:bCs/>
          <w:color w:val="000000" w:themeColor="text1"/>
          <w:u w:val="single"/>
          <w:lang w:eastAsia="x-none"/>
        </w:rPr>
        <w:t>of his fulness have all we received</w:t>
      </w:r>
      <w:r w:rsidRPr="0018525B">
        <w:rPr>
          <w:rFonts w:ascii="Calibri" w:hAnsi="Calibri" w:cs="Calibri"/>
          <w:color w:val="000000" w:themeColor="text1"/>
          <w:lang w:eastAsia="x-none"/>
        </w:rPr>
        <w:t>, and grace for grace. </w:t>
      </w:r>
    </w:p>
    <w:p w14:paraId="61974E5D" w14:textId="77777777" w:rsidR="000C1F27" w:rsidRPr="00313014" w:rsidRDefault="000C1F27" w:rsidP="000C1F27">
      <w:pPr>
        <w:ind w:left="720" w:right="1440"/>
        <w:jc w:val="both"/>
        <w:rPr>
          <w:rFonts w:ascii="Calibri" w:hAnsi="Calibri" w:cs="Calibri"/>
        </w:rPr>
      </w:pPr>
    </w:p>
    <w:p w14:paraId="04A62420" w14:textId="77777777" w:rsidR="000C1F27" w:rsidRPr="0018525B" w:rsidRDefault="000C1F27" w:rsidP="000C1F27">
      <w:pPr>
        <w:pStyle w:val="BODY"/>
        <w:widowControl w:val="0"/>
        <w:spacing w:before="60" w:after="60"/>
        <w:ind w:left="720" w:right="1440"/>
        <w:jc w:val="both"/>
        <w:rPr>
          <w:rFonts w:ascii="Calibri" w:hAnsi="Calibri" w:cs="Calibri"/>
          <w:color w:val="000000" w:themeColor="text1"/>
          <w:lang w:eastAsia="x-none"/>
        </w:rPr>
      </w:pPr>
      <w:r w:rsidRPr="00313014">
        <w:rPr>
          <w:rFonts w:ascii="Calibri" w:hAnsi="Calibri" w:cs="Calibri"/>
          <w:color w:val="EE0000"/>
          <w:lang w:eastAsia="x-none"/>
        </w:rPr>
        <w:t xml:space="preserve">1Jn 1:1  </w:t>
      </w:r>
      <w:r w:rsidRPr="0018525B">
        <w:rPr>
          <w:rFonts w:ascii="Calibri" w:hAnsi="Calibri" w:cs="Calibri"/>
          <w:b/>
          <w:bCs/>
          <w:color w:val="000000" w:themeColor="text1"/>
          <w:u w:val="single"/>
          <w:lang w:eastAsia="x-none"/>
        </w:rPr>
        <w:t>That which was from the beginning</w:t>
      </w:r>
      <w:r w:rsidRPr="0018525B">
        <w:rPr>
          <w:rFonts w:ascii="Calibri" w:hAnsi="Calibri" w:cs="Calibri"/>
          <w:color w:val="000000" w:themeColor="text1"/>
          <w:lang w:eastAsia="x-none"/>
        </w:rPr>
        <w:t xml:space="preserve">, which we have heard, which we have seen with our eyes, which we have looked upon, and our hands have handled, of </w:t>
      </w:r>
      <w:r w:rsidRPr="0018525B">
        <w:rPr>
          <w:rFonts w:ascii="Calibri" w:hAnsi="Calibri" w:cs="Calibri"/>
          <w:b/>
          <w:bCs/>
          <w:color w:val="000000" w:themeColor="text1"/>
          <w:u w:val="single"/>
          <w:lang w:eastAsia="x-none"/>
        </w:rPr>
        <w:t>the Word of life</w:t>
      </w:r>
      <w:r w:rsidRPr="0018525B">
        <w:rPr>
          <w:rFonts w:ascii="Calibri" w:hAnsi="Calibri" w:cs="Calibri"/>
          <w:color w:val="000000" w:themeColor="text1"/>
          <w:lang w:eastAsia="x-none"/>
        </w:rPr>
        <w:t>; </w:t>
      </w:r>
    </w:p>
    <w:p w14:paraId="74C48709" w14:textId="77777777" w:rsidR="000C1F27" w:rsidRPr="0018525B" w:rsidRDefault="000C1F27" w:rsidP="000C1F27">
      <w:pPr>
        <w:ind w:left="720" w:right="1440"/>
        <w:jc w:val="both"/>
        <w:rPr>
          <w:rFonts w:ascii="Calibri" w:hAnsi="Calibri" w:cs="Calibri"/>
          <w:color w:val="000000" w:themeColor="text1"/>
          <w:lang w:eastAsia="x-none"/>
        </w:rPr>
      </w:pPr>
      <w:r w:rsidRPr="0018525B">
        <w:rPr>
          <w:rFonts w:ascii="Calibri" w:hAnsi="Calibri" w:cs="Calibri"/>
          <w:color w:val="000000" w:themeColor="text1"/>
          <w:lang w:eastAsia="x-none"/>
        </w:rPr>
        <w:t xml:space="preserve">1Jn </w:t>
      </w:r>
      <w:proofErr w:type="gramStart"/>
      <w:r w:rsidRPr="0018525B">
        <w:rPr>
          <w:rFonts w:ascii="Calibri" w:hAnsi="Calibri" w:cs="Calibri"/>
          <w:color w:val="000000" w:themeColor="text1"/>
          <w:lang w:eastAsia="x-none"/>
        </w:rPr>
        <w:t>1:2  (</w:t>
      </w:r>
      <w:proofErr w:type="gramEnd"/>
      <w:r w:rsidRPr="0018525B">
        <w:rPr>
          <w:rFonts w:ascii="Calibri" w:hAnsi="Calibri" w:cs="Calibri"/>
          <w:color w:val="000000" w:themeColor="text1"/>
          <w:lang w:eastAsia="x-none"/>
        </w:rPr>
        <w:t xml:space="preserve">For </w:t>
      </w:r>
      <w:r w:rsidRPr="0018525B">
        <w:rPr>
          <w:rFonts w:ascii="Calibri" w:hAnsi="Calibri" w:cs="Calibri"/>
          <w:b/>
          <w:bCs/>
          <w:color w:val="000000" w:themeColor="text1"/>
          <w:u w:val="single"/>
          <w:lang w:eastAsia="x-none"/>
        </w:rPr>
        <w:t>the life was manifested</w:t>
      </w:r>
      <w:r w:rsidRPr="0018525B">
        <w:rPr>
          <w:rFonts w:ascii="Calibri" w:hAnsi="Calibri" w:cs="Calibri"/>
          <w:color w:val="000000" w:themeColor="text1"/>
          <w:lang w:eastAsia="x-none"/>
        </w:rPr>
        <w:t xml:space="preserve">, and we have seen </w:t>
      </w:r>
      <w:r w:rsidRPr="0018525B">
        <w:rPr>
          <w:rFonts w:ascii="Calibri" w:hAnsi="Calibri" w:cs="Calibri"/>
          <w:i/>
          <w:iCs/>
          <w:color w:val="000000" w:themeColor="text1"/>
          <w:lang w:eastAsia="x-none"/>
        </w:rPr>
        <w:t>it,</w:t>
      </w:r>
      <w:r w:rsidRPr="0018525B">
        <w:rPr>
          <w:rFonts w:ascii="Calibri" w:hAnsi="Calibri" w:cs="Calibri"/>
          <w:color w:val="000000" w:themeColor="text1"/>
          <w:lang w:eastAsia="x-none"/>
        </w:rPr>
        <w:t xml:space="preserve"> and bear witness, and </w:t>
      </w:r>
      <w:r w:rsidRPr="0018525B">
        <w:rPr>
          <w:rFonts w:ascii="Calibri" w:hAnsi="Calibri" w:cs="Calibri"/>
          <w:b/>
          <w:bCs/>
          <w:color w:val="000000" w:themeColor="text1"/>
          <w:u w:val="single"/>
          <w:lang w:eastAsia="x-none"/>
        </w:rPr>
        <w:t>shew unto you that eternal life</w:t>
      </w:r>
      <w:r w:rsidRPr="0018525B">
        <w:rPr>
          <w:rFonts w:ascii="Calibri" w:hAnsi="Calibri" w:cs="Calibri"/>
          <w:color w:val="000000" w:themeColor="text1"/>
          <w:lang w:eastAsia="x-none"/>
        </w:rPr>
        <w:t xml:space="preserve">, which was </w:t>
      </w:r>
      <w:r w:rsidRPr="0018525B">
        <w:rPr>
          <w:rFonts w:ascii="Calibri" w:hAnsi="Calibri" w:cs="Calibri"/>
          <w:b/>
          <w:bCs/>
          <w:color w:val="000000" w:themeColor="text1"/>
          <w:u w:val="single"/>
          <w:lang w:eastAsia="x-none"/>
        </w:rPr>
        <w:t>with the Father</w:t>
      </w:r>
      <w:r w:rsidRPr="0018525B">
        <w:rPr>
          <w:rFonts w:ascii="Calibri" w:hAnsi="Calibri" w:cs="Calibri"/>
          <w:color w:val="000000" w:themeColor="text1"/>
          <w:lang w:eastAsia="x-none"/>
        </w:rPr>
        <w:t xml:space="preserve">, and was </w:t>
      </w:r>
      <w:r w:rsidRPr="0018525B">
        <w:rPr>
          <w:rFonts w:ascii="Calibri" w:hAnsi="Calibri" w:cs="Calibri"/>
          <w:b/>
          <w:bCs/>
          <w:color w:val="000000" w:themeColor="text1"/>
          <w:u w:val="single"/>
          <w:lang w:eastAsia="x-none"/>
        </w:rPr>
        <w:t>manifested unto us</w:t>
      </w:r>
      <w:r w:rsidRPr="0018525B">
        <w:rPr>
          <w:rFonts w:ascii="Calibri" w:hAnsi="Calibri" w:cs="Calibri"/>
          <w:color w:val="000000" w:themeColor="text1"/>
          <w:lang w:eastAsia="x-none"/>
        </w:rPr>
        <w:t>…</w:t>
      </w:r>
    </w:p>
    <w:p w14:paraId="327D52F1" w14:textId="77777777" w:rsidR="000C1F27" w:rsidRPr="00313014" w:rsidRDefault="000C1F27" w:rsidP="000C1F27">
      <w:pPr>
        <w:ind w:left="720" w:right="1440"/>
        <w:jc w:val="both"/>
        <w:rPr>
          <w:rFonts w:ascii="Calibri" w:hAnsi="Calibri" w:cs="Calibri"/>
          <w:lang w:eastAsia="x-none"/>
        </w:rPr>
      </w:pPr>
    </w:p>
    <w:p w14:paraId="0CE3A5F8" w14:textId="77777777" w:rsidR="000C1F27" w:rsidRPr="0018525B" w:rsidRDefault="000C1F27" w:rsidP="000C1F27">
      <w:pPr>
        <w:pStyle w:val="BODY"/>
        <w:widowControl w:val="0"/>
        <w:spacing w:before="60" w:after="60"/>
        <w:ind w:left="720" w:right="1440"/>
        <w:jc w:val="both"/>
        <w:rPr>
          <w:rFonts w:ascii="Calibri" w:hAnsi="Calibri" w:cs="Calibri"/>
          <w:color w:val="000000" w:themeColor="text1"/>
          <w:lang w:eastAsia="x-none"/>
        </w:rPr>
      </w:pPr>
      <w:r w:rsidRPr="00313014">
        <w:rPr>
          <w:rFonts w:ascii="Calibri" w:hAnsi="Calibri" w:cs="Calibri"/>
          <w:color w:val="EE0000"/>
          <w:lang w:eastAsia="x-none"/>
        </w:rPr>
        <w:t xml:space="preserve">Eph 4:13  </w:t>
      </w:r>
      <w:r w:rsidRPr="0018525B">
        <w:rPr>
          <w:rFonts w:ascii="Calibri" w:hAnsi="Calibri" w:cs="Calibri"/>
          <w:b/>
          <w:bCs/>
          <w:color w:val="000000" w:themeColor="text1"/>
          <w:u w:val="single"/>
          <w:lang w:eastAsia="x-none"/>
        </w:rPr>
        <w:t>Till we all come in</w:t>
      </w:r>
      <w:r w:rsidRPr="0018525B">
        <w:rPr>
          <w:rFonts w:ascii="Calibri" w:hAnsi="Calibri" w:cs="Calibri"/>
          <w:color w:val="000000" w:themeColor="text1"/>
          <w:lang w:eastAsia="x-none"/>
        </w:rPr>
        <w:t xml:space="preserve"> the unity of the faith, and of the knowledge of the Son of God, </w:t>
      </w:r>
      <w:r w:rsidRPr="0018525B">
        <w:rPr>
          <w:rFonts w:ascii="Calibri" w:hAnsi="Calibri" w:cs="Calibri"/>
          <w:b/>
          <w:bCs/>
          <w:color w:val="000000" w:themeColor="text1"/>
          <w:u w:val="single"/>
          <w:lang w:eastAsia="x-none"/>
        </w:rPr>
        <w:t>unto a perfect man</w:t>
      </w:r>
      <w:r w:rsidRPr="0018525B">
        <w:rPr>
          <w:rFonts w:ascii="Calibri" w:hAnsi="Calibri" w:cs="Calibri"/>
          <w:color w:val="000000" w:themeColor="text1"/>
          <w:lang w:eastAsia="x-none"/>
        </w:rPr>
        <w:t xml:space="preserve">, unto </w:t>
      </w:r>
      <w:r w:rsidRPr="0018525B">
        <w:rPr>
          <w:rFonts w:ascii="Calibri" w:hAnsi="Calibri" w:cs="Calibri"/>
          <w:b/>
          <w:bCs/>
          <w:color w:val="000000" w:themeColor="text1"/>
          <w:u w:val="single"/>
          <w:lang w:eastAsia="x-none"/>
        </w:rPr>
        <w:t>the measure of the stature of the fulness of Christ</w:t>
      </w:r>
      <w:r w:rsidRPr="0018525B">
        <w:rPr>
          <w:rFonts w:ascii="Calibri" w:hAnsi="Calibri" w:cs="Calibri"/>
          <w:color w:val="000000" w:themeColor="text1"/>
          <w:lang w:eastAsia="x-none"/>
        </w:rPr>
        <w:t>: </w:t>
      </w:r>
    </w:p>
    <w:p w14:paraId="1462DA56" w14:textId="6E2BB6F2" w:rsidR="000C1F27" w:rsidRPr="00313014" w:rsidRDefault="000C1F27" w:rsidP="000C1F27">
      <w:pPr>
        <w:ind w:left="720" w:right="1440"/>
        <w:jc w:val="both"/>
        <w:rPr>
          <w:rFonts w:ascii="Calibri" w:hAnsi="Calibri" w:cs="Calibri"/>
          <w:lang w:eastAsia="x-none"/>
        </w:rPr>
      </w:pPr>
      <w:r w:rsidRPr="0018525B">
        <w:rPr>
          <w:rFonts w:ascii="Calibri" w:hAnsi="Calibri" w:cs="Calibri"/>
          <w:color w:val="000000" w:themeColor="text1"/>
          <w:lang w:eastAsia="x-none"/>
        </w:rPr>
        <w:t xml:space="preserve">Eph </w:t>
      </w:r>
      <w:proofErr w:type="gramStart"/>
      <w:r w:rsidRPr="0018525B">
        <w:rPr>
          <w:rFonts w:ascii="Calibri" w:hAnsi="Calibri" w:cs="Calibri"/>
          <w:color w:val="000000" w:themeColor="text1"/>
          <w:lang w:eastAsia="x-none"/>
        </w:rPr>
        <w:t>4:14  That</w:t>
      </w:r>
      <w:proofErr w:type="gramEnd"/>
      <w:r w:rsidRPr="0018525B">
        <w:rPr>
          <w:rFonts w:ascii="Calibri" w:hAnsi="Calibri" w:cs="Calibri"/>
          <w:color w:val="000000" w:themeColor="text1"/>
          <w:lang w:eastAsia="x-none"/>
        </w:rPr>
        <w:t xml:space="preserve"> we </w:t>
      </w:r>
      <w:r w:rsidRPr="0018525B">
        <w:rPr>
          <w:rFonts w:ascii="Calibri" w:hAnsi="Calibri" w:cs="Calibri"/>
          <w:i/>
          <w:iCs/>
          <w:color w:val="000000" w:themeColor="text1"/>
          <w:lang w:eastAsia="x-none"/>
        </w:rPr>
        <w:t>henceforth</w:t>
      </w:r>
      <w:r w:rsidRPr="0018525B">
        <w:rPr>
          <w:rFonts w:ascii="Calibri" w:hAnsi="Calibri" w:cs="Calibri"/>
          <w:color w:val="000000" w:themeColor="text1"/>
          <w:lang w:eastAsia="x-none"/>
        </w:rPr>
        <w:t xml:space="preserve"> </w:t>
      </w:r>
      <w:r w:rsidRPr="0018525B">
        <w:rPr>
          <w:rFonts w:ascii="Calibri" w:hAnsi="Calibri" w:cs="Calibri"/>
          <w:b/>
          <w:bCs/>
          <w:color w:val="000000" w:themeColor="text1"/>
          <w:u w:val="single"/>
          <w:lang w:eastAsia="x-none"/>
        </w:rPr>
        <w:t>be no more children</w:t>
      </w:r>
      <w:r w:rsidR="00091001" w:rsidRPr="0018525B">
        <w:rPr>
          <w:rFonts w:ascii="Calibri" w:hAnsi="Calibri" w:cs="Calibri"/>
          <w:b/>
          <w:bCs/>
          <w:color w:val="000000" w:themeColor="text1"/>
          <w:u w:val="single"/>
          <w:lang w:eastAsia="x-none"/>
        </w:rPr>
        <w:t xml:space="preserve"> </w:t>
      </w:r>
      <w:r w:rsidR="00091001" w:rsidRPr="0018525B">
        <w:rPr>
          <w:rFonts w:ascii="Calibri" w:hAnsi="Calibri" w:cs="Calibri"/>
          <w:u w:val="single"/>
          <w:lang w:eastAsia="x-none"/>
        </w:rPr>
        <w:t>(</w:t>
      </w:r>
      <w:r w:rsidR="00091001" w:rsidRPr="00091001">
        <w:rPr>
          <w:rFonts w:ascii="Calibri" w:hAnsi="Calibri" w:cs="Calibri"/>
          <w:i/>
          <w:iCs/>
          <w:color w:val="00B050"/>
          <w:u w:val="single"/>
          <w:lang w:eastAsia="x-none"/>
        </w:rPr>
        <w:t>nepios</w:t>
      </w:r>
      <w:r w:rsidR="00091001" w:rsidRPr="0018525B">
        <w:rPr>
          <w:rFonts w:ascii="Calibri" w:hAnsi="Calibri" w:cs="Calibri"/>
          <w:u w:val="single"/>
          <w:lang w:eastAsia="x-none"/>
        </w:rPr>
        <w:t>)</w:t>
      </w:r>
      <w:r w:rsidRPr="00313014">
        <w:rPr>
          <w:rFonts w:ascii="Calibri" w:hAnsi="Calibri" w:cs="Calibri"/>
          <w:lang w:eastAsia="x-none"/>
        </w:rPr>
        <w:t>…</w:t>
      </w:r>
    </w:p>
    <w:p w14:paraId="2F5ED468" w14:textId="77777777" w:rsidR="000C1F27" w:rsidRPr="00313014" w:rsidRDefault="000C1F27" w:rsidP="000C1F27">
      <w:pPr>
        <w:ind w:left="720" w:right="1440"/>
        <w:jc w:val="both"/>
        <w:rPr>
          <w:rFonts w:ascii="Calibri" w:hAnsi="Calibri" w:cs="Calibri"/>
          <w:lang w:eastAsia="x-none"/>
        </w:rPr>
      </w:pPr>
    </w:p>
    <w:p w14:paraId="64077857" w14:textId="77777777" w:rsidR="000C1F27" w:rsidRPr="0018525B" w:rsidRDefault="000C1F27" w:rsidP="000C1F27">
      <w:pPr>
        <w:pStyle w:val="BODY"/>
        <w:widowControl w:val="0"/>
        <w:spacing w:before="60" w:after="60"/>
        <w:ind w:left="720" w:right="1440"/>
        <w:jc w:val="both"/>
        <w:rPr>
          <w:rFonts w:ascii="Calibri" w:hAnsi="Calibri" w:cs="Calibri"/>
          <w:color w:val="000000" w:themeColor="text1"/>
          <w:lang w:eastAsia="x-none"/>
        </w:rPr>
      </w:pPr>
      <w:r w:rsidRPr="0018525B">
        <w:rPr>
          <w:rFonts w:ascii="Calibri" w:hAnsi="Calibri" w:cs="Calibri"/>
          <w:color w:val="EE0000"/>
          <w:lang w:eastAsia="x-none"/>
        </w:rPr>
        <w:t xml:space="preserve">Col 2:9  </w:t>
      </w:r>
      <w:r w:rsidRPr="0018525B">
        <w:rPr>
          <w:rFonts w:ascii="Calibri" w:hAnsi="Calibri" w:cs="Calibri"/>
          <w:color w:val="000000" w:themeColor="text1"/>
          <w:lang w:eastAsia="x-none"/>
        </w:rPr>
        <w:t xml:space="preserve">For </w:t>
      </w:r>
      <w:r w:rsidRPr="0018525B">
        <w:rPr>
          <w:rFonts w:ascii="Calibri" w:hAnsi="Calibri" w:cs="Calibri"/>
          <w:b/>
          <w:bCs/>
          <w:color w:val="000000" w:themeColor="text1"/>
          <w:u w:val="single"/>
          <w:lang w:eastAsia="x-none"/>
        </w:rPr>
        <w:t>in him dwelleth all the fulness of the Godhead bodily</w:t>
      </w:r>
      <w:r w:rsidRPr="0018525B">
        <w:rPr>
          <w:rFonts w:ascii="Calibri" w:hAnsi="Calibri" w:cs="Calibri"/>
          <w:color w:val="000000" w:themeColor="text1"/>
          <w:lang w:eastAsia="x-none"/>
        </w:rPr>
        <w:t>. </w:t>
      </w:r>
    </w:p>
    <w:p w14:paraId="0DA0844A" w14:textId="77777777" w:rsidR="000C1F27" w:rsidRPr="0018525B" w:rsidRDefault="000C1F27" w:rsidP="000C1F27">
      <w:pPr>
        <w:ind w:left="720" w:right="1440"/>
        <w:jc w:val="both"/>
        <w:rPr>
          <w:rFonts w:ascii="Calibri" w:hAnsi="Calibri" w:cs="Calibri"/>
          <w:color w:val="000000" w:themeColor="text1"/>
          <w:lang w:eastAsia="x-none"/>
        </w:rPr>
      </w:pPr>
      <w:r w:rsidRPr="0018525B">
        <w:rPr>
          <w:rFonts w:ascii="Calibri" w:hAnsi="Calibri" w:cs="Calibri"/>
          <w:color w:val="000000" w:themeColor="text1"/>
          <w:lang w:eastAsia="x-none"/>
        </w:rPr>
        <w:t xml:space="preserve">Col </w:t>
      </w:r>
      <w:proofErr w:type="gramStart"/>
      <w:r w:rsidRPr="0018525B">
        <w:rPr>
          <w:rFonts w:ascii="Calibri" w:hAnsi="Calibri" w:cs="Calibri"/>
          <w:color w:val="000000" w:themeColor="text1"/>
          <w:lang w:eastAsia="x-none"/>
        </w:rPr>
        <w:t>2:10  And</w:t>
      </w:r>
      <w:proofErr w:type="gramEnd"/>
      <w:r w:rsidRPr="0018525B">
        <w:rPr>
          <w:rFonts w:ascii="Calibri" w:hAnsi="Calibri" w:cs="Calibri"/>
          <w:color w:val="000000" w:themeColor="text1"/>
          <w:lang w:eastAsia="x-none"/>
        </w:rPr>
        <w:t xml:space="preserve"> </w:t>
      </w:r>
      <w:r w:rsidRPr="0018525B">
        <w:rPr>
          <w:rFonts w:ascii="Calibri" w:hAnsi="Calibri" w:cs="Calibri"/>
          <w:b/>
          <w:bCs/>
          <w:color w:val="000000" w:themeColor="text1"/>
          <w:u w:val="single"/>
          <w:lang w:eastAsia="x-none"/>
        </w:rPr>
        <w:t>ye are complete in him</w:t>
      </w:r>
      <w:r w:rsidRPr="0018525B">
        <w:rPr>
          <w:rFonts w:ascii="Calibri" w:hAnsi="Calibri" w:cs="Calibri"/>
          <w:color w:val="000000" w:themeColor="text1"/>
          <w:lang w:eastAsia="x-none"/>
        </w:rPr>
        <w:t>…</w:t>
      </w:r>
    </w:p>
    <w:p w14:paraId="61FFC6D3" w14:textId="77777777" w:rsidR="000C1F27" w:rsidRPr="00313014" w:rsidRDefault="000C1F27" w:rsidP="000C1F27">
      <w:pPr>
        <w:ind w:left="720" w:right="1440"/>
        <w:jc w:val="both"/>
        <w:rPr>
          <w:rFonts w:ascii="Calibri" w:hAnsi="Calibri" w:cs="Calibri"/>
          <w:lang w:eastAsia="x-none"/>
        </w:rPr>
      </w:pPr>
    </w:p>
    <w:p w14:paraId="2C7B727B" w14:textId="77777777" w:rsidR="000C1F27" w:rsidRPr="0018525B" w:rsidRDefault="000C1F27" w:rsidP="000C1F27">
      <w:pPr>
        <w:pStyle w:val="BODY"/>
        <w:widowControl w:val="0"/>
        <w:spacing w:before="60" w:after="60"/>
        <w:ind w:left="720" w:right="1440"/>
        <w:jc w:val="both"/>
        <w:rPr>
          <w:rFonts w:ascii="Calibri" w:hAnsi="Calibri" w:cs="Calibri"/>
          <w:color w:val="EE0000"/>
          <w:lang w:eastAsia="x-none"/>
        </w:rPr>
      </w:pPr>
      <w:r w:rsidRPr="0018525B">
        <w:rPr>
          <w:rFonts w:ascii="Calibri" w:hAnsi="Calibri" w:cs="Calibri"/>
          <w:color w:val="000000" w:themeColor="text1"/>
          <w:lang w:eastAsia="x-none"/>
        </w:rPr>
        <w:t xml:space="preserve">Joh 17:21  </w:t>
      </w:r>
      <w:r w:rsidRPr="0018525B">
        <w:rPr>
          <w:rFonts w:ascii="Calibri" w:hAnsi="Calibri" w:cs="Calibri"/>
          <w:color w:val="EE0000"/>
          <w:lang w:eastAsia="x-none"/>
        </w:rPr>
        <w:t xml:space="preserve">That they all may be one; as </w:t>
      </w:r>
      <w:r w:rsidRPr="0018525B">
        <w:rPr>
          <w:rFonts w:ascii="Calibri" w:hAnsi="Calibri" w:cs="Calibri"/>
          <w:b/>
          <w:bCs/>
          <w:color w:val="EE0000"/>
          <w:u w:val="single"/>
          <w:lang w:eastAsia="x-none"/>
        </w:rPr>
        <w:t xml:space="preserve">thou, Father, </w:t>
      </w:r>
      <w:r w:rsidRPr="0018525B">
        <w:rPr>
          <w:rFonts w:ascii="Calibri" w:hAnsi="Calibri" w:cs="Calibri"/>
          <w:b/>
          <w:bCs/>
          <w:i/>
          <w:iCs/>
          <w:color w:val="EE0000"/>
          <w:u w:val="single"/>
          <w:lang w:eastAsia="x-none"/>
        </w:rPr>
        <w:t>art</w:t>
      </w:r>
      <w:r w:rsidRPr="0018525B">
        <w:rPr>
          <w:rFonts w:ascii="Calibri" w:hAnsi="Calibri" w:cs="Calibri"/>
          <w:b/>
          <w:bCs/>
          <w:color w:val="EE0000"/>
          <w:u w:val="single"/>
          <w:lang w:eastAsia="x-none"/>
        </w:rPr>
        <w:t xml:space="preserve"> in me, and I in thee, that they also may be one in us</w:t>
      </w:r>
      <w:r w:rsidRPr="0018525B">
        <w:rPr>
          <w:rFonts w:ascii="Calibri" w:hAnsi="Calibri" w:cs="Calibri"/>
          <w:color w:val="EE0000"/>
          <w:lang w:eastAsia="x-none"/>
        </w:rPr>
        <w:t>: that the world may believe that thou hast sent me. </w:t>
      </w:r>
    </w:p>
    <w:p w14:paraId="16E3ACC2" w14:textId="77777777" w:rsidR="000C1F27" w:rsidRPr="0018525B" w:rsidRDefault="000C1F27" w:rsidP="000C1F27">
      <w:pPr>
        <w:pStyle w:val="BODY"/>
        <w:widowControl w:val="0"/>
        <w:spacing w:before="60" w:after="60"/>
        <w:ind w:left="720" w:right="1440"/>
        <w:jc w:val="both"/>
        <w:rPr>
          <w:rFonts w:ascii="Calibri" w:hAnsi="Calibri" w:cs="Calibri"/>
          <w:color w:val="EE0000"/>
          <w:lang w:eastAsia="x-none"/>
        </w:rPr>
      </w:pPr>
      <w:r w:rsidRPr="0018525B">
        <w:rPr>
          <w:rFonts w:ascii="Calibri" w:hAnsi="Calibri" w:cs="Calibri"/>
          <w:color w:val="auto"/>
          <w:lang w:eastAsia="x-none"/>
        </w:rPr>
        <w:t xml:space="preserve">Joh 17:22  </w:t>
      </w:r>
      <w:r w:rsidRPr="0018525B">
        <w:rPr>
          <w:rFonts w:ascii="Calibri" w:hAnsi="Calibri" w:cs="Calibri"/>
          <w:color w:val="EE0000"/>
          <w:lang w:eastAsia="x-none"/>
        </w:rPr>
        <w:t xml:space="preserve">And </w:t>
      </w:r>
      <w:r w:rsidRPr="0018525B">
        <w:rPr>
          <w:rFonts w:ascii="Calibri" w:hAnsi="Calibri" w:cs="Calibri"/>
          <w:b/>
          <w:bCs/>
          <w:color w:val="EE0000"/>
          <w:u w:val="single"/>
          <w:lang w:eastAsia="x-none"/>
        </w:rPr>
        <w:t xml:space="preserve">the glory which thou </w:t>
      </w:r>
      <w:proofErr w:type="spellStart"/>
      <w:r w:rsidRPr="0018525B">
        <w:rPr>
          <w:rFonts w:ascii="Calibri" w:hAnsi="Calibri" w:cs="Calibri"/>
          <w:b/>
          <w:bCs/>
          <w:color w:val="EE0000"/>
          <w:u w:val="single"/>
          <w:lang w:eastAsia="x-none"/>
        </w:rPr>
        <w:t>gavest</w:t>
      </w:r>
      <w:proofErr w:type="spellEnd"/>
      <w:r w:rsidRPr="0018525B">
        <w:rPr>
          <w:rFonts w:ascii="Calibri" w:hAnsi="Calibri" w:cs="Calibri"/>
          <w:b/>
          <w:bCs/>
          <w:color w:val="EE0000"/>
          <w:u w:val="single"/>
          <w:lang w:eastAsia="x-none"/>
        </w:rPr>
        <w:t xml:space="preserve"> me I have given them</w:t>
      </w:r>
      <w:r w:rsidRPr="0018525B">
        <w:rPr>
          <w:rFonts w:ascii="Calibri" w:hAnsi="Calibri" w:cs="Calibri"/>
          <w:color w:val="EE0000"/>
          <w:lang w:eastAsia="x-none"/>
        </w:rPr>
        <w:t>; that they may be one, even as we are one: </w:t>
      </w:r>
    </w:p>
    <w:p w14:paraId="37673A4F" w14:textId="77777777" w:rsidR="000C1F27" w:rsidRPr="0018525B" w:rsidRDefault="000C1F27" w:rsidP="000C1F27">
      <w:pPr>
        <w:ind w:left="720" w:right="1440"/>
        <w:jc w:val="both"/>
        <w:rPr>
          <w:rFonts w:ascii="Calibri" w:hAnsi="Calibri" w:cs="Calibri"/>
          <w:color w:val="EE0000"/>
          <w:lang w:eastAsia="x-none"/>
        </w:rPr>
      </w:pPr>
      <w:r w:rsidRPr="0018525B">
        <w:rPr>
          <w:rFonts w:ascii="Calibri" w:hAnsi="Calibri" w:cs="Calibri"/>
          <w:lang w:eastAsia="x-none"/>
        </w:rPr>
        <w:t xml:space="preserve">Joh </w:t>
      </w:r>
      <w:proofErr w:type="gramStart"/>
      <w:r w:rsidRPr="0018525B">
        <w:rPr>
          <w:rFonts w:ascii="Calibri" w:hAnsi="Calibri" w:cs="Calibri"/>
          <w:lang w:eastAsia="x-none"/>
        </w:rPr>
        <w:t>17:23</w:t>
      </w:r>
      <w:r w:rsidRPr="0018525B">
        <w:rPr>
          <w:rFonts w:ascii="Calibri" w:hAnsi="Calibri" w:cs="Calibri"/>
          <w:b/>
          <w:bCs/>
          <w:lang w:eastAsia="x-none"/>
        </w:rPr>
        <w:t> </w:t>
      </w:r>
      <w:r w:rsidRPr="0018525B">
        <w:rPr>
          <w:rFonts w:ascii="Calibri" w:hAnsi="Calibri" w:cs="Calibri"/>
          <w:b/>
          <w:bCs/>
          <w:color w:val="EE0000"/>
          <w:lang w:eastAsia="x-none"/>
        </w:rPr>
        <w:t xml:space="preserve"> </w:t>
      </w:r>
      <w:r w:rsidRPr="0018525B">
        <w:rPr>
          <w:rFonts w:ascii="Calibri" w:hAnsi="Calibri" w:cs="Calibri"/>
          <w:b/>
          <w:bCs/>
          <w:color w:val="EE0000"/>
          <w:u w:val="single"/>
          <w:lang w:eastAsia="x-none"/>
        </w:rPr>
        <w:t>I</w:t>
      </w:r>
      <w:proofErr w:type="gramEnd"/>
      <w:r w:rsidRPr="0018525B">
        <w:rPr>
          <w:rFonts w:ascii="Calibri" w:hAnsi="Calibri" w:cs="Calibri"/>
          <w:b/>
          <w:bCs/>
          <w:color w:val="EE0000"/>
          <w:u w:val="single"/>
          <w:lang w:eastAsia="x-none"/>
        </w:rPr>
        <w:t xml:space="preserve"> in them, and thou in me, that they may be made perfect in one</w:t>
      </w:r>
      <w:r w:rsidRPr="0018525B">
        <w:rPr>
          <w:rFonts w:ascii="Calibri" w:hAnsi="Calibri" w:cs="Calibri"/>
          <w:color w:val="EE0000"/>
          <w:lang w:eastAsia="x-none"/>
        </w:rPr>
        <w:t>; and that the world may know that thou hast sent me, and hast loved them, as thou hast loved me. </w:t>
      </w:r>
    </w:p>
    <w:p w14:paraId="0E34CC82" w14:textId="77777777" w:rsidR="000C1F27" w:rsidRPr="00313014" w:rsidRDefault="000C1F27" w:rsidP="000C1F27">
      <w:pPr>
        <w:ind w:left="720" w:right="1440"/>
        <w:jc w:val="both"/>
        <w:rPr>
          <w:rFonts w:ascii="Calibri" w:hAnsi="Calibri" w:cs="Calibri"/>
          <w:lang w:eastAsia="x-none"/>
        </w:rPr>
      </w:pPr>
    </w:p>
    <w:p w14:paraId="1A96489B" w14:textId="77777777" w:rsidR="000C1F27" w:rsidRPr="00313014" w:rsidRDefault="000C1F27" w:rsidP="000C1F27">
      <w:pPr>
        <w:ind w:left="720" w:right="1440"/>
        <w:jc w:val="both"/>
        <w:rPr>
          <w:rFonts w:ascii="Calibri" w:hAnsi="Calibri" w:cs="Calibri"/>
          <w:lang w:eastAsia="x-none"/>
        </w:rPr>
      </w:pPr>
      <w:r w:rsidRPr="00313014">
        <w:rPr>
          <w:rFonts w:ascii="Calibri" w:hAnsi="Calibri" w:cs="Calibri"/>
          <w:color w:val="EE0000"/>
          <w:lang w:eastAsia="x-none"/>
        </w:rPr>
        <w:t xml:space="preserve">2Th </w:t>
      </w:r>
      <w:proofErr w:type="gramStart"/>
      <w:r w:rsidRPr="00313014">
        <w:rPr>
          <w:rFonts w:ascii="Calibri" w:hAnsi="Calibri" w:cs="Calibri"/>
          <w:color w:val="EE0000"/>
          <w:lang w:eastAsia="x-none"/>
        </w:rPr>
        <w:t xml:space="preserve">2:14  </w:t>
      </w:r>
      <w:r w:rsidRPr="00313014">
        <w:rPr>
          <w:rFonts w:ascii="Calibri" w:hAnsi="Calibri" w:cs="Calibri"/>
          <w:lang w:eastAsia="x-none"/>
        </w:rPr>
        <w:t>Whereunto</w:t>
      </w:r>
      <w:proofErr w:type="gramEnd"/>
      <w:r w:rsidRPr="00313014">
        <w:rPr>
          <w:rFonts w:ascii="Calibri" w:hAnsi="Calibri" w:cs="Calibri"/>
          <w:lang w:eastAsia="x-none"/>
        </w:rPr>
        <w:t xml:space="preserve"> </w:t>
      </w:r>
      <w:r w:rsidRPr="00313014">
        <w:rPr>
          <w:rFonts w:ascii="Calibri" w:hAnsi="Calibri" w:cs="Calibri"/>
          <w:b/>
          <w:bCs/>
          <w:u w:val="single"/>
          <w:lang w:eastAsia="x-none"/>
        </w:rPr>
        <w:t>he called you</w:t>
      </w:r>
      <w:r w:rsidRPr="00313014">
        <w:rPr>
          <w:rFonts w:ascii="Calibri" w:hAnsi="Calibri" w:cs="Calibri"/>
          <w:lang w:eastAsia="x-none"/>
        </w:rPr>
        <w:t xml:space="preserve"> by our gospel, </w:t>
      </w:r>
      <w:r w:rsidRPr="00313014">
        <w:rPr>
          <w:rFonts w:ascii="Calibri" w:hAnsi="Calibri" w:cs="Calibri"/>
          <w:u w:val="single"/>
          <w:lang w:eastAsia="x-none"/>
        </w:rPr>
        <w:t xml:space="preserve">to the </w:t>
      </w:r>
      <w:r w:rsidRPr="00313014">
        <w:rPr>
          <w:rFonts w:ascii="Calibri" w:hAnsi="Calibri" w:cs="Calibri"/>
          <w:b/>
          <w:bCs/>
          <w:u w:val="single"/>
          <w:lang w:eastAsia="x-none"/>
        </w:rPr>
        <w:t xml:space="preserve">obtaining of the glory </w:t>
      </w:r>
      <w:r w:rsidRPr="00313014">
        <w:rPr>
          <w:rFonts w:ascii="Calibri" w:hAnsi="Calibri" w:cs="Calibri"/>
          <w:u w:val="single"/>
          <w:lang w:eastAsia="x-none"/>
        </w:rPr>
        <w:t>of our Lord Jesus Christ</w:t>
      </w:r>
      <w:r w:rsidRPr="00313014">
        <w:rPr>
          <w:rFonts w:ascii="Calibri" w:hAnsi="Calibri" w:cs="Calibri"/>
          <w:lang w:eastAsia="x-none"/>
        </w:rPr>
        <w:t>. </w:t>
      </w:r>
    </w:p>
    <w:p w14:paraId="126C30B0" w14:textId="77777777" w:rsidR="000C1F27" w:rsidRPr="00313014" w:rsidRDefault="000C1F27" w:rsidP="000C1F27">
      <w:pPr>
        <w:ind w:left="720" w:right="1440"/>
        <w:jc w:val="both"/>
        <w:rPr>
          <w:rFonts w:ascii="Calibri" w:hAnsi="Calibri" w:cs="Calibri"/>
          <w:lang w:eastAsia="x-none"/>
        </w:rPr>
      </w:pPr>
    </w:p>
    <w:p w14:paraId="5B948343" w14:textId="77777777" w:rsidR="000C1F27" w:rsidRPr="00313014" w:rsidRDefault="000C1F27" w:rsidP="000C1F27">
      <w:pPr>
        <w:ind w:left="720" w:right="1440"/>
        <w:jc w:val="both"/>
        <w:rPr>
          <w:rFonts w:ascii="Calibri" w:hAnsi="Calibri" w:cs="Calibri"/>
          <w:lang w:eastAsia="x-none"/>
        </w:rPr>
      </w:pPr>
      <w:r w:rsidRPr="00313014">
        <w:rPr>
          <w:rFonts w:ascii="Calibri" w:hAnsi="Calibri" w:cs="Calibri"/>
          <w:color w:val="EE0000"/>
          <w:lang w:eastAsia="x-none"/>
        </w:rPr>
        <w:t xml:space="preserve">1Jn </w:t>
      </w:r>
      <w:proofErr w:type="gramStart"/>
      <w:r w:rsidRPr="00313014">
        <w:rPr>
          <w:rFonts w:ascii="Calibri" w:hAnsi="Calibri" w:cs="Calibri"/>
          <w:color w:val="EE0000"/>
          <w:lang w:eastAsia="x-none"/>
        </w:rPr>
        <w:t xml:space="preserve">2:6  </w:t>
      </w:r>
      <w:r w:rsidRPr="00313014">
        <w:rPr>
          <w:rFonts w:ascii="Calibri" w:hAnsi="Calibri" w:cs="Calibri"/>
          <w:lang w:eastAsia="x-none"/>
        </w:rPr>
        <w:t>He</w:t>
      </w:r>
      <w:proofErr w:type="gramEnd"/>
      <w:r w:rsidRPr="00313014">
        <w:rPr>
          <w:rFonts w:ascii="Calibri" w:hAnsi="Calibri" w:cs="Calibri"/>
          <w:lang w:eastAsia="x-none"/>
        </w:rPr>
        <w:t xml:space="preserve"> that saith he abideth in him ought himself also so to </w:t>
      </w:r>
      <w:r w:rsidRPr="00313014">
        <w:rPr>
          <w:rFonts w:ascii="Calibri" w:hAnsi="Calibri" w:cs="Calibri"/>
          <w:b/>
          <w:bCs/>
          <w:u w:val="single"/>
          <w:lang w:eastAsia="x-none"/>
        </w:rPr>
        <w:t>walk, even as he walked</w:t>
      </w:r>
      <w:r w:rsidRPr="00313014">
        <w:rPr>
          <w:rFonts w:ascii="Calibri" w:hAnsi="Calibri" w:cs="Calibri"/>
          <w:lang w:eastAsia="x-none"/>
        </w:rPr>
        <w:t>.</w:t>
      </w:r>
    </w:p>
    <w:p w14:paraId="6B7C8B70" w14:textId="77777777" w:rsidR="000C1F27" w:rsidRPr="00313014" w:rsidRDefault="000C1F27" w:rsidP="000C1F27">
      <w:pPr>
        <w:ind w:left="720" w:right="1440"/>
        <w:jc w:val="both"/>
        <w:rPr>
          <w:rFonts w:ascii="Calibri" w:hAnsi="Calibri" w:cs="Calibri"/>
          <w:lang w:eastAsia="x-none"/>
        </w:rPr>
      </w:pPr>
    </w:p>
    <w:p w14:paraId="23FE2952" w14:textId="77777777" w:rsidR="000C1F27" w:rsidRPr="00313014" w:rsidRDefault="000C1F27" w:rsidP="000C1F27">
      <w:pPr>
        <w:ind w:left="720" w:right="1440"/>
        <w:jc w:val="both"/>
        <w:rPr>
          <w:rFonts w:ascii="Calibri" w:hAnsi="Calibri" w:cs="Calibri"/>
          <w:lang w:eastAsia="x-none"/>
        </w:rPr>
      </w:pPr>
      <w:r w:rsidRPr="0018525B">
        <w:rPr>
          <w:rFonts w:ascii="Calibri" w:hAnsi="Calibri" w:cs="Calibri"/>
          <w:color w:val="EE0000"/>
          <w:lang w:eastAsia="x-none"/>
        </w:rPr>
        <w:lastRenderedPageBreak/>
        <w:t xml:space="preserve">1Jn </w:t>
      </w:r>
      <w:proofErr w:type="gramStart"/>
      <w:r w:rsidRPr="0018525B">
        <w:rPr>
          <w:rFonts w:ascii="Calibri" w:hAnsi="Calibri" w:cs="Calibri"/>
          <w:color w:val="EE0000"/>
          <w:lang w:eastAsia="x-none"/>
        </w:rPr>
        <w:t>3:2</w:t>
      </w:r>
      <w:r w:rsidRPr="00313014">
        <w:rPr>
          <w:rFonts w:ascii="Calibri" w:hAnsi="Calibri" w:cs="Calibri"/>
          <w:color w:val="EE0000"/>
          <w:lang w:eastAsia="x-none"/>
        </w:rPr>
        <w:t xml:space="preserve">  </w:t>
      </w:r>
      <w:r w:rsidRPr="00313014">
        <w:rPr>
          <w:rFonts w:ascii="Calibri" w:hAnsi="Calibri" w:cs="Calibri"/>
          <w:lang w:eastAsia="x-none"/>
        </w:rPr>
        <w:t>Beloved</w:t>
      </w:r>
      <w:proofErr w:type="gramEnd"/>
      <w:r w:rsidRPr="00313014">
        <w:rPr>
          <w:rFonts w:ascii="Calibri" w:hAnsi="Calibri" w:cs="Calibri"/>
          <w:lang w:eastAsia="x-none"/>
        </w:rPr>
        <w:t xml:space="preserve">, now are we </w:t>
      </w:r>
      <w:r w:rsidRPr="00313014">
        <w:rPr>
          <w:rFonts w:ascii="Calibri" w:hAnsi="Calibri" w:cs="Calibri"/>
          <w:b/>
          <w:bCs/>
          <w:u w:val="single"/>
          <w:lang w:eastAsia="x-none"/>
        </w:rPr>
        <w:t xml:space="preserve">the </w:t>
      </w:r>
      <w:r w:rsidRPr="00313014">
        <w:rPr>
          <w:rFonts w:ascii="Calibri" w:hAnsi="Calibri" w:cs="Calibri"/>
          <w:b/>
          <w:bCs/>
          <w:strike/>
          <w:u w:val="single"/>
          <w:lang w:eastAsia="x-none"/>
        </w:rPr>
        <w:t>sons</w:t>
      </w:r>
      <w:r w:rsidRPr="00313014">
        <w:rPr>
          <w:rFonts w:ascii="Calibri" w:hAnsi="Calibri" w:cs="Calibri"/>
          <w:lang w:eastAsia="x-none"/>
        </w:rPr>
        <w:t xml:space="preserve"> (</w:t>
      </w:r>
      <w:r w:rsidRPr="0018525B">
        <w:rPr>
          <w:rFonts w:ascii="Calibri" w:hAnsi="Calibri" w:cs="Calibri"/>
          <w:i/>
          <w:iCs/>
          <w:color w:val="00B050"/>
          <w:lang w:eastAsia="x-none"/>
        </w:rPr>
        <w:t>teknon</w:t>
      </w:r>
      <w:r w:rsidRPr="00313014">
        <w:rPr>
          <w:rFonts w:ascii="Calibri" w:hAnsi="Calibri" w:cs="Calibri"/>
          <w:lang w:eastAsia="x-none"/>
        </w:rPr>
        <w:t xml:space="preserve">: </w:t>
      </w:r>
      <w:r w:rsidRPr="00E71373">
        <w:rPr>
          <w:rFonts w:ascii="Calibri" w:hAnsi="Calibri" w:cs="Calibri"/>
          <w:i/>
          <w:iCs/>
          <w:lang w:eastAsia="x-none"/>
        </w:rPr>
        <w:t>children</w:t>
      </w:r>
      <w:r w:rsidRPr="00313014">
        <w:rPr>
          <w:rFonts w:ascii="Calibri" w:hAnsi="Calibri" w:cs="Calibri"/>
          <w:lang w:eastAsia="x-none"/>
        </w:rPr>
        <w:t xml:space="preserve">) of God, and it doth not yet appear what we shall be: but we know that, when he shall appear, </w:t>
      </w:r>
      <w:r w:rsidRPr="00313014">
        <w:rPr>
          <w:rFonts w:ascii="Calibri" w:hAnsi="Calibri" w:cs="Calibri"/>
          <w:b/>
          <w:bCs/>
          <w:u w:val="single"/>
          <w:lang w:eastAsia="x-none"/>
        </w:rPr>
        <w:t>we shall be like him</w:t>
      </w:r>
      <w:r w:rsidRPr="00313014">
        <w:rPr>
          <w:rFonts w:ascii="Calibri" w:hAnsi="Calibri" w:cs="Calibri"/>
          <w:u w:val="single"/>
          <w:lang w:eastAsia="x-none"/>
        </w:rPr>
        <w:t>; for we shall see him as he is</w:t>
      </w:r>
      <w:r w:rsidRPr="00313014">
        <w:rPr>
          <w:rFonts w:ascii="Calibri" w:hAnsi="Calibri" w:cs="Calibri"/>
          <w:lang w:eastAsia="x-none"/>
        </w:rPr>
        <w:t>. </w:t>
      </w:r>
    </w:p>
    <w:p w14:paraId="2A746F5F" w14:textId="77777777" w:rsidR="000C1F27" w:rsidRPr="00313014" w:rsidRDefault="000C1F27" w:rsidP="0018525B">
      <w:pPr>
        <w:ind w:right="1440"/>
        <w:jc w:val="both"/>
        <w:rPr>
          <w:rFonts w:ascii="Calibri" w:hAnsi="Calibri" w:cs="Calibri"/>
        </w:rPr>
      </w:pPr>
    </w:p>
    <w:p w14:paraId="4FE15A37" w14:textId="571F6E0A" w:rsidR="000C1F27" w:rsidRPr="00313014" w:rsidRDefault="000C1F27" w:rsidP="000C1F27">
      <w:pPr>
        <w:tabs>
          <w:tab w:val="left" w:pos="990"/>
        </w:tabs>
        <w:jc w:val="both"/>
        <w:rPr>
          <w:rFonts w:ascii="Calibri" w:hAnsi="Calibri" w:cs="Calibri"/>
          <w:sz w:val="26"/>
          <w:szCs w:val="26"/>
        </w:rPr>
      </w:pPr>
      <w:r w:rsidRPr="00313014">
        <w:rPr>
          <w:rFonts w:ascii="Calibri" w:hAnsi="Calibri" w:cs="Calibri"/>
          <w:sz w:val="26"/>
          <w:szCs w:val="26"/>
        </w:rPr>
        <w:t>What do you see? Can you see Father’s message in His Word? Can you feel the draw of the Holy Spirit and His testimony of your spirit that you are the child</w:t>
      </w:r>
      <w:r w:rsidR="00091001">
        <w:rPr>
          <w:rFonts w:ascii="Calibri" w:hAnsi="Calibri" w:cs="Calibri"/>
          <w:sz w:val="26"/>
          <w:szCs w:val="26"/>
        </w:rPr>
        <w:t xml:space="preserve"> (</w:t>
      </w:r>
      <w:r w:rsidR="00091001" w:rsidRPr="0018525B">
        <w:rPr>
          <w:rFonts w:ascii="Calibri" w:hAnsi="Calibri" w:cs="Calibri"/>
          <w:i/>
          <w:iCs/>
          <w:color w:val="00B050"/>
          <w:sz w:val="26"/>
          <w:szCs w:val="26"/>
        </w:rPr>
        <w:t>teknon</w:t>
      </w:r>
      <w:r w:rsidR="00091001">
        <w:rPr>
          <w:rFonts w:ascii="Calibri" w:hAnsi="Calibri" w:cs="Calibri"/>
          <w:sz w:val="26"/>
          <w:szCs w:val="26"/>
        </w:rPr>
        <w:t>)</w:t>
      </w:r>
      <w:r w:rsidRPr="00313014">
        <w:rPr>
          <w:rFonts w:ascii="Calibri" w:hAnsi="Calibri" w:cs="Calibri"/>
          <w:sz w:val="26"/>
          <w:szCs w:val="26"/>
        </w:rPr>
        <w:t xml:space="preserve"> of God?</w:t>
      </w:r>
    </w:p>
    <w:p w14:paraId="134ECD7E" w14:textId="77777777" w:rsidR="000C1F27" w:rsidRDefault="000C1F27" w:rsidP="000C1F27">
      <w:pPr>
        <w:tabs>
          <w:tab w:val="left" w:pos="990"/>
        </w:tabs>
        <w:jc w:val="both"/>
        <w:rPr>
          <w:rFonts w:ascii="Calibri" w:hAnsi="Calibri" w:cs="Calibri"/>
          <w:sz w:val="26"/>
          <w:szCs w:val="26"/>
        </w:rPr>
      </w:pPr>
    </w:p>
    <w:p w14:paraId="3F2C5E18" w14:textId="48064800" w:rsidR="00091001" w:rsidRPr="008D5702" w:rsidRDefault="00091001" w:rsidP="008D5702">
      <w:pPr>
        <w:tabs>
          <w:tab w:val="left" w:pos="990"/>
        </w:tabs>
        <w:ind w:left="720" w:right="1440"/>
        <w:jc w:val="both"/>
        <w:rPr>
          <w:rFonts w:ascii="Calibri" w:hAnsi="Calibri" w:cs="Calibri"/>
          <w:sz w:val="26"/>
          <w:szCs w:val="26"/>
        </w:rPr>
      </w:pPr>
      <w:r w:rsidRPr="008D5702">
        <w:rPr>
          <w:rFonts w:ascii="Calibri" w:hAnsi="Calibri" w:cs="Calibri"/>
          <w:color w:val="EE0000"/>
          <w:lang w:eastAsia="x-none"/>
        </w:rPr>
        <w:t xml:space="preserve">Joh </w:t>
      </w:r>
      <w:proofErr w:type="gramStart"/>
      <w:r w:rsidRPr="008D5702">
        <w:rPr>
          <w:rFonts w:ascii="Calibri" w:hAnsi="Calibri" w:cs="Calibri"/>
          <w:color w:val="EE0000"/>
          <w:lang w:eastAsia="x-none"/>
        </w:rPr>
        <w:t xml:space="preserve">1:12  </w:t>
      </w:r>
      <w:r w:rsidRPr="008D5702">
        <w:rPr>
          <w:rFonts w:ascii="Calibri" w:hAnsi="Calibri" w:cs="Calibri"/>
          <w:lang w:eastAsia="x-none"/>
        </w:rPr>
        <w:t>But</w:t>
      </w:r>
      <w:proofErr w:type="gramEnd"/>
      <w:r w:rsidRPr="008D5702">
        <w:rPr>
          <w:rFonts w:ascii="Calibri" w:hAnsi="Calibri" w:cs="Calibri"/>
          <w:lang w:eastAsia="x-none"/>
        </w:rPr>
        <w:t xml:space="preserve"> as many as received him, to them gave </w:t>
      </w:r>
      <w:proofErr w:type="spellStart"/>
      <w:r w:rsidRPr="008D5702">
        <w:rPr>
          <w:rFonts w:ascii="Calibri" w:hAnsi="Calibri" w:cs="Calibri"/>
          <w:lang w:eastAsia="x-none"/>
        </w:rPr>
        <w:t>he</w:t>
      </w:r>
      <w:proofErr w:type="spellEnd"/>
      <w:r w:rsidRPr="008D5702">
        <w:rPr>
          <w:rFonts w:ascii="Calibri" w:hAnsi="Calibri" w:cs="Calibri"/>
          <w:lang w:eastAsia="x-none"/>
        </w:rPr>
        <w:t xml:space="preserve"> power to become the sons</w:t>
      </w:r>
      <w:r w:rsidR="008D5702">
        <w:rPr>
          <w:rFonts w:ascii="Calibri" w:hAnsi="Calibri" w:cs="Calibri"/>
          <w:lang w:eastAsia="x-none"/>
        </w:rPr>
        <w:t xml:space="preserve"> (</w:t>
      </w:r>
      <w:r w:rsidR="008D5702" w:rsidRPr="0018525B">
        <w:rPr>
          <w:rFonts w:ascii="Calibri" w:hAnsi="Calibri" w:cs="Calibri"/>
          <w:i/>
          <w:iCs/>
          <w:color w:val="00B050"/>
          <w:lang w:eastAsia="x-none"/>
        </w:rPr>
        <w:t>teknon</w:t>
      </w:r>
      <w:r w:rsidR="008D5702">
        <w:rPr>
          <w:rFonts w:ascii="Calibri" w:hAnsi="Calibri" w:cs="Calibri"/>
          <w:lang w:eastAsia="x-none"/>
        </w:rPr>
        <w:t xml:space="preserve">: </w:t>
      </w:r>
      <w:r w:rsidR="008D5702" w:rsidRPr="008D5702">
        <w:rPr>
          <w:rFonts w:ascii="Calibri" w:hAnsi="Calibri" w:cs="Calibri"/>
          <w:i/>
          <w:iCs/>
          <w:lang w:eastAsia="x-none"/>
        </w:rPr>
        <w:t>children by nature</w:t>
      </w:r>
      <w:r w:rsidR="008D5702">
        <w:rPr>
          <w:rFonts w:ascii="Calibri" w:hAnsi="Calibri" w:cs="Calibri"/>
          <w:lang w:eastAsia="x-none"/>
        </w:rPr>
        <w:t>)</w:t>
      </w:r>
      <w:r w:rsidRPr="008D5702">
        <w:rPr>
          <w:rFonts w:ascii="Calibri" w:hAnsi="Calibri" w:cs="Calibri"/>
          <w:lang w:eastAsia="x-none"/>
        </w:rPr>
        <w:t xml:space="preserve"> of God, </w:t>
      </w:r>
      <w:r w:rsidRPr="005F7567">
        <w:rPr>
          <w:rFonts w:ascii="Calibri" w:hAnsi="Calibri" w:cs="Calibri"/>
          <w:i/>
          <w:iCs/>
          <w:lang w:eastAsia="x-none"/>
        </w:rPr>
        <w:t>even</w:t>
      </w:r>
      <w:r w:rsidRPr="005F7567">
        <w:rPr>
          <w:rFonts w:ascii="Calibri" w:hAnsi="Calibri" w:cs="Calibri"/>
          <w:lang w:eastAsia="x-none"/>
        </w:rPr>
        <w:t xml:space="preserve"> </w:t>
      </w:r>
      <w:r w:rsidRPr="005F7567">
        <w:rPr>
          <w:rFonts w:ascii="Calibri" w:hAnsi="Calibri" w:cs="Calibri"/>
          <w:u w:val="single"/>
          <w:lang w:eastAsia="x-none"/>
        </w:rPr>
        <w:t xml:space="preserve">to </w:t>
      </w:r>
      <w:r w:rsidRPr="008D5702">
        <w:rPr>
          <w:rFonts w:ascii="Calibri" w:hAnsi="Calibri" w:cs="Calibri"/>
          <w:u w:val="single"/>
          <w:lang w:eastAsia="x-none"/>
        </w:rPr>
        <w:t xml:space="preserve">them that </w:t>
      </w:r>
      <w:r w:rsidRPr="008D5702">
        <w:rPr>
          <w:rFonts w:ascii="Calibri" w:hAnsi="Calibri" w:cs="Calibri"/>
          <w:b/>
          <w:bCs/>
          <w:u w:val="single"/>
          <w:lang w:eastAsia="x-none"/>
        </w:rPr>
        <w:t>believe on his name</w:t>
      </w:r>
      <w:r w:rsidR="008D5702">
        <w:rPr>
          <w:rFonts w:ascii="Calibri" w:hAnsi="Calibri" w:cs="Calibri"/>
          <w:lang w:eastAsia="x-none"/>
        </w:rPr>
        <w:t>….</w:t>
      </w:r>
    </w:p>
    <w:p w14:paraId="5DADFE58" w14:textId="77777777" w:rsidR="00091001" w:rsidRDefault="00091001" w:rsidP="000C1F27">
      <w:pPr>
        <w:tabs>
          <w:tab w:val="left" w:pos="990"/>
        </w:tabs>
        <w:jc w:val="both"/>
        <w:rPr>
          <w:rFonts w:ascii="Calibri" w:hAnsi="Calibri" w:cs="Calibri"/>
          <w:sz w:val="26"/>
          <w:szCs w:val="26"/>
        </w:rPr>
      </w:pPr>
    </w:p>
    <w:p w14:paraId="3F2D0664" w14:textId="217A0632" w:rsidR="008D5702" w:rsidRDefault="008D5702" w:rsidP="000C1F27">
      <w:pPr>
        <w:tabs>
          <w:tab w:val="left" w:pos="990"/>
        </w:tabs>
        <w:jc w:val="both"/>
        <w:rPr>
          <w:rFonts w:ascii="Calibri" w:hAnsi="Calibri" w:cs="Calibri"/>
          <w:sz w:val="26"/>
          <w:szCs w:val="26"/>
        </w:rPr>
      </w:pPr>
      <w:r>
        <w:rPr>
          <w:rFonts w:ascii="Calibri" w:hAnsi="Calibri" w:cs="Calibri"/>
          <w:sz w:val="26"/>
          <w:szCs w:val="26"/>
        </w:rPr>
        <w:t>God gives His Nature (</w:t>
      </w:r>
      <w:r w:rsidRPr="0018525B">
        <w:rPr>
          <w:rFonts w:ascii="Calibri" w:hAnsi="Calibri" w:cs="Calibri"/>
          <w:color w:val="EE0000"/>
          <w:sz w:val="26"/>
          <w:szCs w:val="26"/>
        </w:rPr>
        <w:t>2Pet 1:4</w:t>
      </w:r>
      <w:r>
        <w:rPr>
          <w:rFonts w:ascii="Calibri" w:hAnsi="Calibri" w:cs="Calibri"/>
          <w:sz w:val="26"/>
          <w:szCs w:val="26"/>
        </w:rPr>
        <w:t>) to those who are born-again:</w:t>
      </w:r>
    </w:p>
    <w:p w14:paraId="56F33C3F" w14:textId="77777777" w:rsidR="008D5702" w:rsidRDefault="008D5702" w:rsidP="000C1F27">
      <w:pPr>
        <w:tabs>
          <w:tab w:val="left" w:pos="990"/>
        </w:tabs>
        <w:jc w:val="both"/>
        <w:rPr>
          <w:color w:val="218282"/>
          <w:lang w:eastAsia="x-none"/>
        </w:rPr>
      </w:pPr>
    </w:p>
    <w:p w14:paraId="4E6A754C" w14:textId="11B7E5B0" w:rsidR="008D5702" w:rsidRPr="0018525B" w:rsidRDefault="008D5702" w:rsidP="008D5702">
      <w:pPr>
        <w:tabs>
          <w:tab w:val="left" w:pos="990"/>
        </w:tabs>
        <w:ind w:left="720" w:right="1440"/>
        <w:jc w:val="both"/>
        <w:rPr>
          <w:rFonts w:ascii="Calibri" w:hAnsi="Calibri" w:cs="Calibri"/>
          <w:color w:val="EE0000"/>
          <w:lang w:eastAsia="x-none"/>
        </w:rPr>
      </w:pPr>
      <w:r w:rsidRPr="0018525B">
        <w:rPr>
          <w:rFonts w:ascii="Calibri" w:hAnsi="Calibri" w:cs="Calibri"/>
          <w:lang w:eastAsia="x-none"/>
        </w:rPr>
        <w:t xml:space="preserve">Joh 3:6  </w:t>
      </w:r>
      <w:r w:rsidRPr="0018525B">
        <w:rPr>
          <w:rFonts w:ascii="Calibri" w:hAnsi="Calibri" w:cs="Calibri"/>
          <w:color w:val="EE0000"/>
          <w:lang w:eastAsia="x-none"/>
        </w:rPr>
        <w:t xml:space="preserve">That which is born of the flesh is flesh; and </w:t>
      </w:r>
      <w:r w:rsidRPr="0018525B">
        <w:rPr>
          <w:rFonts w:ascii="Calibri" w:hAnsi="Calibri" w:cs="Calibri"/>
          <w:b/>
          <w:bCs/>
          <w:color w:val="EE0000"/>
          <w:u w:val="single"/>
          <w:lang w:eastAsia="x-none"/>
        </w:rPr>
        <w:t>that which is born of the Spirit is spirit</w:t>
      </w:r>
      <w:r w:rsidRPr="0018525B">
        <w:rPr>
          <w:rFonts w:ascii="Calibri" w:hAnsi="Calibri" w:cs="Calibri"/>
          <w:color w:val="EE0000"/>
          <w:lang w:eastAsia="x-none"/>
        </w:rPr>
        <w:t>.</w:t>
      </w:r>
    </w:p>
    <w:p w14:paraId="6DA2F21B" w14:textId="77777777" w:rsidR="008D5702" w:rsidRPr="008D5702" w:rsidRDefault="008D5702" w:rsidP="008D5702">
      <w:pPr>
        <w:tabs>
          <w:tab w:val="left" w:pos="990"/>
        </w:tabs>
        <w:ind w:left="720" w:right="1440"/>
        <w:jc w:val="both"/>
        <w:rPr>
          <w:rFonts w:ascii="Calibri" w:hAnsi="Calibri" w:cs="Calibri"/>
          <w:b/>
          <w:bCs/>
          <w:color w:val="8D7221"/>
          <w:lang w:eastAsia="x-none"/>
        </w:rPr>
      </w:pPr>
    </w:p>
    <w:p w14:paraId="4218DAEA" w14:textId="50552616" w:rsidR="008D5702" w:rsidRPr="008D5702" w:rsidRDefault="008D5702" w:rsidP="008D5702">
      <w:pPr>
        <w:tabs>
          <w:tab w:val="left" w:pos="990"/>
        </w:tabs>
        <w:ind w:left="720" w:right="1440"/>
        <w:jc w:val="both"/>
        <w:rPr>
          <w:rFonts w:ascii="Calibri" w:hAnsi="Calibri" w:cs="Calibri"/>
          <w:lang w:eastAsia="x-none"/>
        </w:rPr>
      </w:pPr>
      <w:r w:rsidRPr="008D5702">
        <w:rPr>
          <w:rFonts w:ascii="Calibri" w:hAnsi="Calibri" w:cs="Calibri"/>
          <w:color w:val="EE0000"/>
          <w:lang w:eastAsia="x-none"/>
        </w:rPr>
        <w:t xml:space="preserve">2Ti 1:7  </w:t>
      </w:r>
      <w:r w:rsidRPr="008D5702">
        <w:rPr>
          <w:rFonts w:ascii="Calibri" w:hAnsi="Calibri" w:cs="Calibri"/>
          <w:lang w:eastAsia="x-none"/>
        </w:rPr>
        <w:t xml:space="preserve">For </w:t>
      </w:r>
      <w:r w:rsidRPr="008D5702">
        <w:rPr>
          <w:rFonts w:ascii="Calibri" w:hAnsi="Calibri" w:cs="Calibri"/>
          <w:b/>
          <w:bCs/>
          <w:u w:val="single"/>
          <w:lang w:eastAsia="x-none"/>
        </w:rPr>
        <w:t>God hath</w:t>
      </w:r>
      <w:r w:rsidRPr="008D5702">
        <w:rPr>
          <w:rFonts w:ascii="Calibri" w:hAnsi="Calibri" w:cs="Calibri"/>
          <w:lang w:eastAsia="x-none"/>
        </w:rPr>
        <w:t xml:space="preserve"> not </w:t>
      </w:r>
      <w:r w:rsidRPr="008D5702">
        <w:rPr>
          <w:rFonts w:ascii="Calibri" w:hAnsi="Calibri" w:cs="Calibri"/>
          <w:b/>
          <w:bCs/>
          <w:u w:val="single"/>
          <w:lang w:eastAsia="x-none"/>
        </w:rPr>
        <w:t>given us</w:t>
      </w:r>
      <w:r w:rsidRPr="008D5702">
        <w:rPr>
          <w:rFonts w:ascii="Calibri" w:hAnsi="Calibri" w:cs="Calibri"/>
          <w:lang w:eastAsia="x-none"/>
        </w:rPr>
        <w:t xml:space="preserve"> </w:t>
      </w:r>
      <w:r w:rsidRPr="008D5702">
        <w:rPr>
          <w:rFonts w:ascii="Calibri" w:hAnsi="Calibri" w:cs="Calibri"/>
          <w:b/>
          <w:bCs/>
          <w:u w:val="single"/>
          <w:lang w:eastAsia="x-none"/>
        </w:rPr>
        <w:t>the spirit</w:t>
      </w:r>
      <w:r w:rsidRPr="008D5702">
        <w:rPr>
          <w:rFonts w:ascii="Calibri" w:hAnsi="Calibri" w:cs="Calibri"/>
          <w:lang w:eastAsia="x-none"/>
        </w:rPr>
        <w:t xml:space="preserve"> of fear; but </w:t>
      </w:r>
      <w:r w:rsidRPr="008D5702">
        <w:rPr>
          <w:rFonts w:ascii="Calibri" w:hAnsi="Calibri" w:cs="Calibri"/>
          <w:b/>
          <w:bCs/>
          <w:u w:val="single"/>
          <w:lang w:eastAsia="x-none"/>
        </w:rPr>
        <w:t>of power</w:t>
      </w:r>
      <w:r w:rsidRPr="008D5702">
        <w:rPr>
          <w:rFonts w:ascii="Calibri" w:hAnsi="Calibri" w:cs="Calibri"/>
          <w:lang w:eastAsia="x-none"/>
        </w:rPr>
        <w:t>, and of love, and of a sound mind. </w:t>
      </w:r>
    </w:p>
    <w:p w14:paraId="2BC3CDB8" w14:textId="77777777" w:rsidR="008D5702" w:rsidRPr="008D5702" w:rsidRDefault="008D5702" w:rsidP="008D5702">
      <w:pPr>
        <w:widowControl w:val="0"/>
        <w:autoSpaceDE w:val="0"/>
        <w:autoSpaceDN w:val="0"/>
        <w:adjustRightInd w:val="0"/>
        <w:spacing w:before="60" w:after="60" w:line="240" w:lineRule="auto"/>
        <w:ind w:left="720" w:right="1440"/>
        <w:jc w:val="both"/>
        <w:rPr>
          <w:rFonts w:ascii="Calibri" w:hAnsi="Calibri" w:cs="Calibri"/>
          <w:color w:val="EE0000"/>
          <w:kern w:val="0"/>
          <w:lang w:val="x-none" w:eastAsia="x-none"/>
        </w:rPr>
      </w:pPr>
    </w:p>
    <w:p w14:paraId="44881AF0" w14:textId="6DE95737" w:rsidR="008D5702" w:rsidRPr="0018525B" w:rsidRDefault="008D5702" w:rsidP="008D5702">
      <w:pPr>
        <w:widowControl w:val="0"/>
        <w:autoSpaceDE w:val="0"/>
        <w:autoSpaceDN w:val="0"/>
        <w:adjustRightInd w:val="0"/>
        <w:spacing w:before="60" w:after="60" w:line="240" w:lineRule="auto"/>
        <w:ind w:left="720" w:right="1440"/>
        <w:jc w:val="both"/>
        <w:rPr>
          <w:rFonts w:ascii="Calibri" w:hAnsi="Calibri" w:cs="Calibri"/>
          <w:kern w:val="0"/>
          <w:lang w:val="x-none" w:eastAsia="x-none"/>
        </w:rPr>
      </w:pPr>
      <w:r w:rsidRPr="008D5702">
        <w:rPr>
          <w:rFonts w:ascii="Calibri" w:hAnsi="Calibri" w:cs="Calibri"/>
          <w:color w:val="EE0000"/>
          <w:kern w:val="0"/>
          <w:lang w:val="x-none" w:eastAsia="x-none"/>
        </w:rPr>
        <w:t xml:space="preserve">Rom 8:15  </w:t>
      </w:r>
      <w:r w:rsidRPr="0018525B">
        <w:rPr>
          <w:rFonts w:ascii="Calibri" w:hAnsi="Calibri" w:cs="Calibri"/>
          <w:kern w:val="0"/>
          <w:lang w:val="x-none" w:eastAsia="x-none"/>
        </w:rPr>
        <w:t xml:space="preserve">For ye have not received the spirit of bondage again to fear; but </w:t>
      </w:r>
      <w:r w:rsidRPr="0018525B">
        <w:rPr>
          <w:rFonts w:ascii="Calibri" w:hAnsi="Calibri" w:cs="Calibri"/>
          <w:b/>
          <w:bCs/>
          <w:kern w:val="0"/>
          <w:u w:val="single"/>
          <w:lang w:val="x-none" w:eastAsia="x-none"/>
        </w:rPr>
        <w:t>ye have received the Spirit of adoption</w:t>
      </w:r>
      <w:r w:rsidRPr="0018525B">
        <w:rPr>
          <w:rFonts w:ascii="Calibri" w:hAnsi="Calibri" w:cs="Calibri"/>
          <w:kern w:val="0"/>
          <w:lang w:val="x-none" w:eastAsia="x-none"/>
        </w:rPr>
        <w:t>, whereby we cry, Abba, Father. </w:t>
      </w:r>
    </w:p>
    <w:p w14:paraId="347E4AAC" w14:textId="77777777" w:rsidR="008D5702" w:rsidRPr="0018525B" w:rsidRDefault="008D5702" w:rsidP="008D5702">
      <w:pPr>
        <w:widowControl w:val="0"/>
        <w:autoSpaceDE w:val="0"/>
        <w:autoSpaceDN w:val="0"/>
        <w:adjustRightInd w:val="0"/>
        <w:spacing w:before="60" w:after="60" w:line="240" w:lineRule="auto"/>
        <w:ind w:left="720" w:right="1440"/>
        <w:jc w:val="both"/>
        <w:rPr>
          <w:rFonts w:ascii="Calibri" w:hAnsi="Calibri" w:cs="Calibri"/>
          <w:kern w:val="0"/>
          <w:lang w:val="x-none" w:eastAsia="x-none"/>
        </w:rPr>
      </w:pPr>
      <w:r w:rsidRPr="0018525B">
        <w:rPr>
          <w:rFonts w:ascii="Calibri" w:hAnsi="Calibri" w:cs="Calibri"/>
          <w:kern w:val="0"/>
          <w:lang w:val="x-none" w:eastAsia="x-none"/>
        </w:rPr>
        <w:t xml:space="preserve">Rom 8:16  The Spirit itself </w:t>
      </w:r>
      <w:proofErr w:type="spellStart"/>
      <w:r w:rsidRPr="0018525B">
        <w:rPr>
          <w:rFonts w:ascii="Calibri" w:hAnsi="Calibri" w:cs="Calibri"/>
          <w:b/>
          <w:bCs/>
          <w:kern w:val="0"/>
          <w:u w:val="single"/>
          <w:lang w:val="x-none" w:eastAsia="x-none"/>
        </w:rPr>
        <w:t>beareth</w:t>
      </w:r>
      <w:proofErr w:type="spellEnd"/>
      <w:r w:rsidRPr="0018525B">
        <w:rPr>
          <w:rFonts w:ascii="Calibri" w:hAnsi="Calibri" w:cs="Calibri"/>
          <w:b/>
          <w:bCs/>
          <w:kern w:val="0"/>
          <w:u w:val="single"/>
          <w:lang w:val="x-none" w:eastAsia="x-none"/>
        </w:rPr>
        <w:t xml:space="preserve"> witness with our spirit</w:t>
      </w:r>
      <w:r w:rsidRPr="0018525B">
        <w:rPr>
          <w:rFonts w:ascii="Calibri" w:hAnsi="Calibri" w:cs="Calibri"/>
          <w:kern w:val="0"/>
          <w:lang w:val="x-none" w:eastAsia="x-none"/>
        </w:rPr>
        <w:t xml:space="preserve">, that </w:t>
      </w:r>
      <w:r w:rsidRPr="0018525B">
        <w:rPr>
          <w:rFonts w:ascii="Calibri" w:hAnsi="Calibri" w:cs="Calibri"/>
          <w:b/>
          <w:bCs/>
          <w:kern w:val="0"/>
          <w:u w:val="single"/>
          <w:lang w:val="x-none" w:eastAsia="x-none"/>
        </w:rPr>
        <w:t>we are the children of God</w:t>
      </w:r>
      <w:r w:rsidRPr="0018525B">
        <w:rPr>
          <w:rFonts w:ascii="Calibri" w:hAnsi="Calibri" w:cs="Calibri"/>
          <w:kern w:val="0"/>
          <w:lang w:val="x-none" w:eastAsia="x-none"/>
        </w:rPr>
        <w:t>: </w:t>
      </w:r>
    </w:p>
    <w:p w14:paraId="6561BCB3" w14:textId="215FF09E" w:rsidR="008D5702" w:rsidRPr="0018525B" w:rsidRDefault="008D5702" w:rsidP="008D5702">
      <w:pPr>
        <w:tabs>
          <w:tab w:val="left" w:pos="990"/>
        </w:tabs>
        <w:ind w:left="720" w:right="1440"/>
        <w:jc w:val="both"/>
        <w:rPr>
          <w:rFonts w:ascii="Calibri" w:hAnsi="Calibri" w:cs="Calibri"/>
          <w:kern w:val="0"/>
          <w:lang w:val="x-none" w:eastAsia="x-none"/>
        </w:rPr>
      </w:pPr>
      <w:r w:rsidRPr="0018525B">
        <w:rPr>
          <w:rFonts w:ascii="Calibri" w:hAnsi="Calibri" w:cs="Calibri"/>
          <w:kern w:val="0"/>
          <w:lang w:val="x-none" w:eastAsia="x-none"/>
        </w:rPr>
        <w:t xml:space="preserve">Rom 8:17  And </w:t>
      </w:r>
      <w:r w:rsidRPr="0018525B">
        <w:rPr>
          <w:rFonts w:ascii="Calibri" w:hAnsi="Calibri" w:cs="Calibri"/>
          <w:b/>
          <w:bCs/>
          <w:kern w:val="0"/>
          <w:u w:val="single"/>
          <w:lang w:val="x-none" w:eastAsia="x-none"/>
        </w:rPr>
        <w:t>if children</w:t>
      </w:r>
      <w:r w:rsidRPr="0018525B">
        <w:rPr>
          <w:rFonts w:ascii="Calibri" w:hAnsi="Calibri" w:cs="Calibri"/>
          <w:kern w:val="0"/>
          <w:lang w:val="x-none" w:eastAsia="x-none"/>
        </w:rPr>
        <w:t xml:space="preserve">, then heirs; heirs of God, and </w:t>
      </w:r>
      <w:r w:rsidRPr="0018525B">
        <w:rPr>
          <w:rFonts w:ascii="Calibri" w:hAnsi="Calibri" w:cs="Calibri"/>
          <w:b/>
          <w:bCs/>
          <w:kern w:val="0"/>
          <w:u w:val="single"/>
          <w:lang w:val="x-none" w:eastAsia="x-none"/>
        </w:rPr>
        <w:t>joint-heirs with Christ</w:t>
      </w:r>
      <w:r w:rsidRPr="0018525B">
        <w:rPr>
          <w:rFonts w:ascii="Calibri" w:hAnsi="Calibri" w:cs="Calibri"/>
          <w:kern w:val="0"/>
          <w:lang w:val="x-none" w:eastAsia="x-none"/>
        </w:rPr>
        <w:t>…</w:t>
      </w:r>
    </w:p>
    <w:p w14:paraId="79562E72" w14:textId="77777777" w:rsidR="008D5702" w:rsidRPr="008D5702" w:rsidRDefault="008D5702" w:rsidP="008D5702">
      <w:pPr>
        <w:tabs>
          <w:tab w:val="left" w:pos="990"/>
        </w:tabs>
        <w:ind w:left="720" w:right="1440"/>
        <w:jc w:val="both"/>
        <w:rPr>
          <w:rFonts w:ascii="Calibri" w:hAnsi="Calibri" w:cs="Calibri"/>
          <w:color w:val="292F33"/>
          <w:kern w:val="0"/>
          <w:lang w:val="x-none" w:eastAsia="x-none"/>
        </w:rPr>
      </w:pPr>
    </w:p>
    <w:p w14:paraId="79AA4653" w14:textId="7AFFBF1F" w:rsidR="008D5702" w:rsidRPr="0018525B" w:rsidRDefault="008D5702" w:rsidP="0018525B">
      <w:pPr>
        <w:tabs>
          <w:tab w:val="left" w:pos="990"/>
        </w:tabs>
        <w:ind w:left="720" w:right="1440"/>
        <w:jc w:val="both"/>
        <w:rPr>
          <w:rFonts w:ascii="Calibri" w:hAnsi="Calibri" w:cs="Calibri"/>
          <w:lang w:eastAsia="x-none"/>
        </w:rPr>
      </w:pPr>
      <w:r w:rsidRPr="008D5702">
        <w:rPr>
          <w:rFonts w:ascii="Calibri" w:hAnsi="Calibri" w:cs="Calibri"/>
          <w:color w:val="EE0000"/>
          <w:lang w:eastAsia="x-none"/>
        </w:rPr>
        <w:t xml:space="preserve">Rom </w:t>
      </w:r>
      <w:proofErr w:type="gramStart"/>
      <w:r w:rsidRPr="008D5702">
        <w:rPr>
          <w:rFonts w:ascii="Calibri" w:hAnsi="Calibri" w:cs="Calibri"/>
          <w:color w:val="EE0000"/>
          <w:lang w:eastAsia="x-none"/>
        </w:rPr>
        <w:t xml:space="preserve">8:9  </w:t>
      </w:r>
      <w:r w:rsidRPr="0018525B">
        <w:rPr>
          <w:rFonts w:ascii="Calibri" w:hAnsi="Calibri" w:cs="Calibri"/>
          <w:lang w:eastAsia="x-none"/>
        </w:rPr>
        <w:t>But</w:t>
      </w:r>
      <w:proofErr w:type="gramEnd"/>
      <w:r w:rsidRPr="0018525B">
        <w:rPr>
          <w:rFonts w:ascii="Calibri" w:hAnsi="Calibri" w:cs="Calibri"/>
          <w:lang w:eastAsia="x-none"/>
        </w:rPr>
        <w:t xml:space="preserve"> ye are not in the flesh, but in the Spirit, if so be that </w:t>
      </w:r>
      <w:r w:rsidRPr="0018525B">
        <w:rPr>
          <w:rFonts w:ascii="Calibri" w:hAnsi="Calibri" w:cs="Calibri"/>
          <w:u w:val="single"/>
          <w:lang w:eastAsia="x-none"/>
        </w:rPr>
        <w:t xml:space="preserve">the Spirit of God </w:t>
      </w:r>
      <w:r w:rsidRPr="0018525B">
        <w:rPr>
          <w:rFonts w:ascii="Calibri" w:hAnsi="Calibri" w:cs="Calibri"/>
          <w:b/>
          <w:bCs/>
          <w:u w:val="single"/>
          <w:lang w:eastAsia="x-none"/>
        </w:rPr>
        <w:t>dwell in</w:t>
      </w:r>
      <w:r w:rsidRPr="0018525B">
        <w:rPr>
          <w:rFonts w:ascii="Calibri" w:hAnsi="Calibri" w:cs="Calibri"/>
          <w:u w:val="single"/>
          <w:lang w:eastAsia="x-none"/>
        </w:rPr>
        <w:t xml:space="preserve"> you</w:t>
      </w:r>
      <w:r w:rsidRPr="0018525B">
        <w:rPr>
          <w:rFonts w:ascii="Calibri" w:hAnsi="Calibri" w:cs="Calibri"/>
          <w:lang w:eastAsia="x-none"/>
        </w:rPr>
        <w:t xml:space="preserve">. Now </w:t>
      </w:r>
      <w:r w:rsidRPr="0018525B">
        <w:rPr>
          <w:rFonts w:ascii="Calibri" w:hAnsi="Calibri" w:cs="Calibri"/>
          <w:b/>
          <w:bCs/>
          <w:u w:val="single"/>
          <w:lang w:eastAsia="x-none"/>
        </w:rPr>
        <w:t xml:space="preserve">if any man </w:t>
      </w:r>
      <w:proofErr w:type="gramStart"/>
      <w:r w:rsidRPr="0018525B">
        <w:rPr>
          <w:rFonts w:ascii="Calibri" w:hAnsi="Calibri" w:cs="Calibri"/>
          <w:b/>
          <w:bCs/>
          <w:u w:val="single"/>
          <w:lang w:eastAsia="x-none"/>
        </w:rPr>
        <w:t>have</w:t>
      </w:r>
      <w:proofErr w:type="gramEnd"/>
      <w:r w:rsidRPr="0018525B">
        <w:rPr>
          <w:rFonts w:ascii="Calibri" w:hAnsi="Calibri" w:cs="Calibri"/>
          <w:b/>
          <w:bCs/>
          <w:u w:val="single"/>
          <w:lang w:eastAsia="x-none"/>
        </w:rPr>
        <w:t xml:space="preserve"> not the Spirit of Christ</w:t>
      </w:r>
      <w:r w:rsidRPr="0018525B">
        <w:rPr>
          <w:rFonts w:ascii="Calibri" w:hAnsi="Calibri" w:cs="Calibri"/>
          <w:lang w:eastAsia="x-none"/>
        </w:rPr>
        <w:t>, he is none of his. </w:t>
      </w:r>
    </w:p>
    <w:p w14:paraId="5866A3D9" w14:textId="77777777" w:rsidR="00091001" w:rsidRPr="00313014" w:rsidRDefault="00091001" w:rsidP="000C1F27">
      <w:pPr>
        <w:tabs>
          <w:tab w:val="left" w:pos="990"/>
        </w:tabs>
        <w:jc w:val="both"/>
        <w:rPr>
          <w:rFonts w:ascii="Calibri" w:hAnsi="Calibri" w:cs="Calibri"/>
          <w:sz w:val="26"/>
          <w:szCs w:val="26"/>
        </w:rPr>
      </w:pPr>
    </w:p>
    <w:p w14:paraId="512E28A0" w14:textId="56F09CE1" w:rsidR="000C1F27" w:rsidRPr="00313014" w:rsidRDefault="000C1F27" w:rsidP="000C1F27">
      <w:pPr>
        <w:tabs>
          <w:tab w:val="left" w:pos="990"/>
        </w:tabs>
        <w:rPr>
          <w:rFonts w:ascii="Calibri" w:hAnsi="Calibri" w:cs="Calibri"/>
          <w:sz w:val="26"/>
          <w:szCs w:val="26"/>
        </w:rPr>
      </w:pPr>
      <w:r w:rsidRPr="00313014">
        <w:rPr>
          <w:rFonts w:ascii="Calibri" w:hAnsi="Calibri" w:cs="Calibri"/>
          <w:sz w:val="26"/>
          <w:szCs w:val="26"/>
        </w:rPr>
        <w:lastRenderedPageBreak/>
        <w:t>If a born</w:t>
      </w:r>
      <w:r w:rsidR="0018525B">
        <w:rPr>
          <w:rFonts w:ascii="Calibri" w:hAnsi="Calibri" w:cs="Calibri"/>
          <w:sz w:val="26"/>
          <w:szCs w:val="26"/>
        </w:rPr>
        <w:t>-</w:t>
      </w:r>
      <w:r w:rsidRPr="00313014">
        <w:rPr>
          <w:rFonts w:ascii="Calibri" w:hAnsi="Calibri" w:cs="Calibri"/>
          <w:sz w:val="26"/>
          <w:szCs w:val="26"/>
        </w:rPr>
        <w:t>again child (</w:t>
      </w:r>
      <w:r w:rsidRPr="00313014">
        <w:rPr>
          <w:rFonts w:ascii="Calibri" w:hAnsi="Calibri" w:cs="Calibri"/>
          <w:color w:val="EE0000"/>
          <w:sz w:val="26"/>
          <w:szCs w:val="26"/>
        </w:rPr>
        <w:t>John 3:3</w:t>
      </w:r>
      <w:r w:rsidRPr="00313014">
        <w:rPr>
          <w:rFonts w:ascii="Calibri" w:hAnsi="Calibri" w:cs="Calibri"/>
          <w:sz w:val="26"/>
          <w:szCs w:val="26"/>
        </w:rPr>
        <w:t>), then nature. If born of God (</w:t>
      </w:r>
      <w:r w:rsidRPr="00313014">
        <w:rPr>
          <w:rFonts w:ascii="Calibri" w:hAnsi="Calibri" w:cs="Calibri"/>
          <w:color w:val="EE0000"/>
          <w:sz w:val="26"/>
          <w:szCs w:val="26"/>
        </w:rPr>
        <w:t>1Jn 3:9; 1Jn 5:4</w:t>
      </w:r>
      <w:r w:rsidRPr="00313014">
        <w:rPr>
          <w:rFonts w:ascii="Calibri" w:hAnsi="Calibri" w:cs="Calibri"/>
          <w:sz w:val="26"/>
          <w:szCs w:val="26"/>
        </w:rPr>
        <w:t xml:space="preserve">) as a mature son, then character. Nature is </w:t>
      </w:r>
      <w:r w:rsidR="0018525B">
        <w:rPr>
          <w:rFonts w:ascii="Calibri" w:hAnsi="Calibri" w:cs="Calibri"/>
          <w:sz w:val="26"/>
          <w:szCs w:val="26"/>
        </w:rPr>
        <w:t>I</w:t>
      </w:r>
      <w:r w:rsidRPr="00313014">
        <w:rPr>
          <w:rFonts w:ascii="Calibri" w:hAnsi="Calibri" w:cs="Calibri"/>
          <w:sz w:val="26"/>
          <w:szCs w:val="26"/>
        </w:rPr>
        <w:t xml:space="preserve">mage and character is Likeness. What comes next? The lifestyle of </w:t>
      </w:r>
      <w:r w:rsidR="00E71373">
        <w:rPr>
          <w:rFonts w:ascii="Calibri" w:hAnsi="Calibri" w:cs="Calibri"/>
          <w:sz w:val="26"/>
          <w:szCs w:val="26"/>
        </w:rPr>
        <w:t>D</w:t>
      </w:r>
      <w:r w:rsidRPr="00313014">
        <w:rPr>
          <w:rFonts w:ascii="Calibri" w:hAnsi="Calibri" w:cs="Calibri"/>
          <w:sz w:val="26"/>
          <w:szCs w:val="26"/>
        </w:rPr>
        <w:t xml:space="preserve">ominion. What? Not that dominion theology! </w:t>
      </w:r>
      <w:r w:rsidR="00E71373" w:rsidRPr="00313014">
        <w:rPr>
          <w:rFonts w:ascii="Calibri" w:hAnsi="Calibri" w:cs="Calibri"/>
          <w:sz w:val="26"/>
          <w:szCs w:val="26"/>
        </w:rPr>
        <w:t>You’re</w:t>
      </w:r>
      <w:r w:rsidRPr="00313014">
        <w:rPr>
          <w:rFonts w:ascii="Calibri" w:hAnsi="Calibri" w:cs="Calibri"/>
          <w:sz w:val="26"/>
          <w:szCs w:val="26"/>
        </w:rPr>
        <w:t xml:space="preserve"> not one of them, are you? Well, talk to God about it, for it was His idea, not mine:</w:t>
      </w:r>
    </w:p>
    <w:p w14:paraId="72D95165" w14:textId="77777777" w:rsidR="000C1F27" w:rsidRPr="00313014" w:rsidRDefault="000C1F27" w:rsidP="000C1F27">
      <w:pPr>
        <w:tabs>
          <w:tab w:val="left" w:pos="990"/>
        </w:tabs>
        <w:rPr>
          <w:rFonts w:ascii="Calibri" w:hAnsi="Calibri" w:cs="Calibri"/>
          <w:color w:val="EE0000"/>
          <w:lang w:eastAsia="x-none"/>
        </w:rPr>
      </w:pPr>
    </w:p>
    <w:p w14:paraId="161496A4" w14:textId="77777777" w:rsidR="000C1F27" w:rsidRPr="00313014" w:rsidRDefault="000C1F27" w:rsidP="000C1F27">
      <w:pPr>
        <w:tabs>
          <w:tab w:val="left" w:pos="990"/>
        </w:tabs>
        <w:ind w:left="720" w:right="1440"/>
        <w:jc w:val="both"/>
        <w:rPr>
          <w:rFonts w:ascii="Calibri" w:hAnsi="Calibri" w:cs="Calibri"/>
          <w:lang w:eastAsia="x-none"/>
        </w:rPr>
      </w:pPr>
      <w:r w:rsidRPr="00313014">
        <w:rPr>
          <w:rFonts w:ascii="Calibri" w:hAnsi="Calibri" w:cs="Calibri"/>
          <w:color w:val="EE0000"/>
          <w:lang w:eastAsia="x-none"/>
        </w:rPr>
        <w:t xml:space="preserve">Gen </w:t>
      </w:r>
      <w:proofErr w:type="gramStart"/>
      <w:r w:rsidRPr="00313014">
        <w:rPr>
          <w:rFonts w:ascii="Calibri" w:hAnsi="Calibri" w:cs="Calibri"/>
          <w:color w:val="EE0000"/>
          <w:lang w:eastAsia="x-none"/>
        </w:rPr>
        <w:t xml:space="preserve">1:26  </w:t>
      </w:r>
      <w:r w:rsidRPr="00313014">
        <w:rPr>
          <w:rFonts w:ascii="Calibri" w:hAnsi="Calibri" w:cs="Calibri"/>
          <w:lang w:eastAsia="x-none"/>
        </w:rPr>
        <w:t>And</w:t>
      </w:r>
      <w:proofErr w:type="gramEnd"/>
      <w:r w:rsidRPr="00313014">
        <w:rPr>
          <w:rFonts w:ascii="Calibri" w:hAnsi="Calibri" w:cs="Calibri"/>
          <w:lang w:eastAsia="x-none"/>
        </w:rPr>
        <w:t xml:space="preserve"> God said, Let us </w:t>
      </w:r>
      <w:r w:rsidRPr="00313014">
        <w:rPr>
          <w:rFonts w:ascii="Calibri" w:hAnsi="Calibri" w:cs="Calibri"/>
          <w:u w:val="single"/>
          <w:lang w:eastAsia="x-none"/>
        </w:rPr>
        <w:t xml:space="preserve">make man in our </w:t>
      </w:r>
      <w:r w:rsidRPr="00313014">
        <w:rPr>
          <w:rFonts w:ascii="Calibri" w:hAnsi="Calibri" w:cs="Calibri"/>
          <w:b/>
          <w:bCs/>
          <w:u w:val="single"/>
          <w:lang w:eastAsia="x-none"/>
        </w:rPr>
        <w:t>image</w:t>
      </w:r>
      <w:r w:rsidRPr="00313014">
        <w:rPr>
          <w:rFonts w:ascii="Calibri" w:hAnsi="Calibri" w:cs="Calibri"/>
          <w:lang w:eastAsia="x-none"/>
        </w:rPr>
        <w:t xml:space="preserve">, </w:t>
      </w:r>
      <w:r w:rsidRPr="00313014">
        <w:rPr>
          <w:rFonts w:ascii="Calibri" w:hAnsi="Calibri" w:cs="Calibri"/>
          <w:u w:val="single"/>
          <w:lang w:eastAsia="x-none"/>
        </w:rPr>
        <w:t xml:space="preserve">after our </w:t>
      </w:r>
      <w:r w:rsidRPr="00313014">
        <w:rPr>
          <w:rFonts w:ascii="Calibri" w:hAnsi="Calibri" w:cs="Calibri"/>
          <w:b/>
          <w:bCs/>
          <w:u w:val="single"/>
          <w:lang w:eastAsia="x-none"/>
        </w:rPr>
        <w:t>likeness</w:t>
      </w:r>
      <w:r w:rsidRPr="00313014">
        <w:rPr>
          <w:rFonts w:ascii="Calibri" w:hAnsi="Calibri" w:cs="Calibri"/>
          <w:lang w:eastAsia="x-none"/>
        </w:rPr>
        <w:t xml:space="preserve">: and </w:t>
      </w:r>
      <w:r w:rsidRPr="00313014">
        <w:rPr>
          <w:rFonts w:ascii="Calibri" w:hAnsi="Calibri" w:cs="Calibri"/>
          <w:b/>
          <w:bCs/>
          <w:u w:val="single"/>
          <w:lang w:eastAsia="x-none"/>
        </w:rPr>
        <w:t>let them have dominion</w:t>
      </w:r>
      <w:r w:rsidRPr="00313014">
        <w:rPr>
          <w:rFonts w:ascii="Calibri" w:hAnsi="Calibri" w:cs="Calibri"/>
          <w:lang w:eastAsia="x-none"/>
        </w:rPr>
        <w:t>…</w:t>
      </w:r>
    </w:p>
    <w:p w14:paraId="2EE3CA4D" w14:textId="77777777" w:rsidR="000C1F27" w:rsidRPr="00313014" w:rsidRDefault="000C1F27" w:rsidP="000C1F27">
      <w:pPr>
        <w:tabs>
          <w:tab w:val="left" w:pos="990"/>
        </w:tabs>
        <w:ind w:left="720" w:right="1440"/>
        <w:jc w:val="both"/>
        <w:rPr>
          <w:rFonts w:ascii="Calibri" w:hAnsi="Calibri" w:cs="Calibri"/>
          <w:color w:val="EE0000"/>
          <w:lang w:eastAsia="x-none"/>
        </w:rPr>
      </w:pPr>
    </w:p>
    <w:p w14:paraId="73D4B2B4" w14:textId="77777777" w:rsidR="000C1F27" w:rsidRPr="00313014" w:rsidRDefault="000C1F27" w:rsidP="000C1F27">
      <w:pPr>
        <w:tabs>
          <w:tab w:val="left" w:pos="990"/>
        </w:tabs>
        <w:ind w:left="720" w:right="1440"/>
        <w:jc w:val="both"/>
        <w:rPr>
          <w:rFonts w:ascii="Calibri" w:hAnsi="Calibri" w:cs="Calibri"/>
          <w:sz w:val="26"/>
          <w:szCs w:val="26"/>
        </w:rPr>
      </w:pPr>
      <w:r w:rsidRPr="00313014">
        <w:rPr>
          <w:rFonts w:ascii="Calibri" w:hAnsi="Calibri" w:cs="Calibri"/>
          <w:color w:val="EE0000"/>
          <w:lang w:eastAsia="x-none"/>
        </w:rPr>
        <w:t xml:space="preserve">Gen </w:t>
      </w:r>
      <w:proofErr w:type="gramStart"/>
      <w:r w:rsidRPr="00313014">
        <w:rPr>
          <w:rFonts w:ascii="Calibri" w:hAnsi="Calibri" w:cs="Calibri"/>
          <w:color w:val="EE0000"/>
          <w:lang w:eastAsia="x-none"/>
        </w:rPr>
        <w:t xml:space="preserve">1:28  </w:t>
      </w:r>
      <w:r w:rsidRPr="00313014">
        <w:rPr>
          <w:rFonts w:ascii="Calibri" w:hAnsi="Calibri" w:cs="Calibri"/>
          <w:lang w:eastAsia="x-none"/>
        </w:rPr>
        <w:t>And</w:t>
      </w:r>
      <w:proofErr w:type="gramEnd"/>
      <w:r w:rsidRPr="00313014">
        <w:rPr>
          <w:rFonts w:ascii="Calibri" w:hAnsi="Calibri" w:cs="Calibri"/>
          <w:lang w:eastAsia="x-none"/>
        </w:rPr>
        <w:t xml:space="preserve"> God blessed them, and God said unto them, Be fruitful, and multiply, and replenish the earth, and subdue it: and </w:t>
      </w:r>
      <w:r w:rsidRPr="00313014">
        <w:rPr>
          <w:rFonts w:ascii="Calibri" w:hAnsi="Calibri" w:cs="Calibri"/>
          <w:b/>
          <w:bCs/>
          <w:u w:val="single"/>
          <w:lang w:eastAsia="x-none"/>
        </w:rPr>
        <w:t>have dominion over</w:t>
      </w:r>
      <w:r w:rsidRPr="00313014">
        <w:rPr>
          <w:rFonts w:ascii="Calibri" w:hAnsi="Calibri" w:cs="Calibri"/>
          <w:lang w:eastAsia="x-none"/>
        </w:rPr>
        <w:t>…</w:t>
      </w:r>
    </w:p>
    <w:p w14:paraId="41D88F36" w14:textId="77777777" w:rsidR="000C1F27" w:rsidRPr="00313014" w:rsidRDefault="000C1F27" w:rsidP="000C1F27">
      <w:pPr>
        <w:tabs>
          <w:tab w:val="left" w:pos="990"/>
        </w:tabs>
        <w:jc w:val="both"/>
        <w:rPr>
          <w:rFonts w:ascii="Calibri" w:hAnsi="Calibri" w:cs="Calibri"/>
          <w:sz w:val="26"/>
          <w:szCs w:val="26"/>
        </w:rPr>
      </w:pPr>
    </w:p>
    <w:p w14:paraId="2BFAF325" w14:textId="37A54721" w:rsidR="000C1F27" w:rsidRPr="00313014" w:rsidRDefault="000C1F27" w:rsidP="000C1F27">
      <w:pPr>
        <w:tabs>
          <w:tab w:val="left" w:pos="990"/>
        </w:tabs>
        <w:jc w:val="both"/>
        <w:rPr>
          <w:rFonts w:ascii="Calibri" w:hAnsi="Calibri" w:cs="Calibri"/>
          <w:sz w:val="26"/>
          <w:szCs w:val="26"/>
        </w:rPr>
      </w:pPr>
      <w:r w:rsidRPr="00313014">
        <w:rPr>
          <w:rFonts w:ascii="Calibri" w:hAnsi="Calibri" w:cs="Calibri"/>
          <w:color w:val="EE0000"/>
          <w:sz w:val="26"/>
          <w:szCs w:val="26"/>
        </w:rPr>
        <w:t xml:space="preserve">Gen 1:26 </w:t>
      </w:r>
      <w:r w:rsidRPr="00313014">
        <w:rPr>
          <w:rFonts w:ascii="Calibri" w:hAnsi="Calibri" w:cs="Calibri"/>
          <w:sz w:val="26"/>
          <w:szCs w:val="26"/>
        </w:rPr>
        <w:t>is the “high calling of God in Christ” (</w:t>
      </w:r>
      <w:r w:rsidRPr="00313014">
        <w:rPr>
          <w:rFonts w:ascii="Calibri" w:hAnsi="Calibri" w:cs="Calibri"/>
          <w:color w:val="EE0000"/>
          <w:sz w:val="26"/>
          <w:szCs w:val="26"/>
        </w:rPr>
        <w:t>Phil 3:14</w:t>
      </w:r>
      <w:r w:rsidR="00F011E1">
        <w:rPr>
          <w:rFonts w:ascii="Calibri" w:hAnsi="Calibri" w:cs="Calibri"/>
          <w:color w:val="EE0000"/>
          <w:sz w:val="26"/>
          <w:szCs w:val="26"/>
        </w:rPr>
        <w:t>-</w:t>
      </w:r>
      <w:r w:rsidRPr="00313014">
        <w:rPr>
          <w:rFonts w:ascii="Calibri" w:hAnsi="Calibri" w:cs="Calibri"/>
          <w:color w:val="EE0000"/>
          <w:sz w:val="26"/>
          <w:szCs w:val="26"/>
        </w:rPr>
        <w:t>15</w:t>
      </w:r>
      <w:r w:rsidRPr="00313014">
        <w:rPr>
          <w:rFonts w:ascii="Calibri" w:hAnsi="Calibri" w:cs="Calibri"/>
          <w:sz w:val="26"/>
          <w:szCs w:val="26"/>
        </w:rPr>
        <w:t xml:space="preserve">). Maturity is coming into the original pattern, seen “on the Mount”, from the Beginning. Maturity is walking in </w:t>
      </w:r>
      <w:r w:rsidR="001D27A9">
        <w:rPr>
          <w:rFonts w:ascii="Calibri" w:hAnsi="Calibri" w:cs="Calibri"/>
          <w:sz w:val="26"/>
          <w:szCs w:val="26"/>
        </w:rPr>
        <w:t>I</w:t>
      </w:r>
      <w:r w:rsidRPr="00313014">
        <w:rPr>
          <w:rFonts w:ascii="Calibri" w:hAnsi="Calibri" w:cs="Calibri"/>
          <w:sz w:val="26"/>
          <w:szCs w:val="26"/>
        </w:rPr>
        <w:t xml:space="preserve">mage, </w:t>
      </w:r>
      <w:r w:rsidR="001D27A9">
        <w:rPr>
          <w:rFonts w:ascii="Calibri" w:hAnsi="Calibri" w:cs="Calibri"/>
          <w:sz w:val="26"/>
          <w:szCs w:val="26"/>
        </w:rPr>
        <w:t>L</w:t>
      </w:r>
      <w:r w:rsidRPr="00313014">
        <w:rPr>
          <w:rFonts w:ascii="Calibri" w:hAnsi="Calibri" w:cs="Calibri"/>
          <w:sz w:val="26"/>
          <w:szCs w:val="26"/>
        </w:rPr>
        <w:t xml:space="preserve">ikeness, and </w:t>
      </w:r>
      <w:r w:rsidR="001D27A9">
        <w:rPr>
          <w:rFonts w:ascii="Calibri" w:hAnsi="Calibri" w:cs="Calibri"/>
          <w:sz w:val="26"/>
          <w:szCs w:val="26"/>
        </w:rPr>
        <w:t>D</w:t>
      </w:r>
      <w:r w:rsidRPr="00313014">
        <w:rPr>
          <w:rFonts w:ascii="Calibri" w:hAnsi="Calibri" w:cs="Calibri"/>
          <w:sz w:val="26"/>
          <w:szCs w:val="26"/>
        </w:rPr>
        <w:t>ominion, having gone through the processing of the Cross (</w:t>
      </w:r>
      <w:r w:rsidRPr="00313014">
        <w:rPr>
          <w:rFonts w:ascii="Calibri" w:hAnsi="Calibri" w:cs="Calibri"/>
          <w:color w:val="EE0000"/>
          <w:sz w:val="26"/>
          <w:szCs w:val="26"/>
        </w:rPr>
        <w:t>Gal 6:14</w:t>
      </w:r>
      <w:r w:rsidRPr="00F011E1">
        <w:rPr>
          <w:rFonts w:ascii="Calibri" w:hAnsi="Calibri" w:cs="Calibri"/>
          <w:sz w:val="26"/>
          <w:szCs w:val="26"/>
        </w:rPr>
        <w:t xml:space="preserve">; </w:t>
      </w:r>
      <w:r w:rsidRPr="00313014">
        <w:rPr>
          <w:rFonts w:ascii="Calibri" w:hAnsi="Calibri" w:cs="Calibri"/>
          <w:color w:val="EE0000"/>
          <w:sz w:val="26"/>
          <w:szCs w:val="26"/>
        </w:rPr>
        <w:t>Phil 3:18</w:t>
      </w:r>
      <w:r w:rsidR="00F011E1">
        <w:rPr>
          <w:rFonts w:ascii="Calibri" w:hAnsi="Calibri" w:cs="Calibri"/>
          <w:color w:val="EE0000"/>
          <w:sz w:val="26"/>
          <w:szCs w:val="26"/>
        </w:rPr>
        <w:t>-</w:t>
      </w:r>
      <w:r w:rsidRPr="00313014">
        <w:rPr>
          <w:rFonts w:ascii="Calibri" w:hAnsi="Calibri" w:cs="Calibri"/>
          <w:color w:val="EE0000"/>
          <w:sz w:val="26"/>
          <w:szCs w:val="26"/>
        </w:rPr>
        <w:t>19</w:t>
      </w:r>
      <w:r w:rsidRPr="00313014">
        <w:rPr>
          <w:rFonts w:ascii="Calibri" w:hAnsi="Calibri" w:cs="Calibri"/>
          <w:sz w:val="26"/>
          <w:szCs w:val="26"/>
        </w:rPr>
        <w:t>), away from the flesh and into Word Consciousness™.</w:t>
      </w:r>
    </w:p>
    <w:p w14:paraId="554E94D4" w14:textId="4875D0A3" w:rsidR="000C1F27" w:rsidRPr="00313014" w:rsidRDefault="000C1F27" w:rsidP="000C1F27">
      <w:pPr>
        <w:tabs>
          <w:tab w:val="left" w:pos="990"/>
        </w:tabs>
        <w:jc w:val="both"/>
        <w:rPr>
          <w:rFonts w:ascii="Calibri" w:hAnsi="Calibri" w:cs="Calibri"/>
          <w:sz w:val="26"/>
          <w:szCs w:val="26"/>
        </w:rPr>
      </w:pPr>
      <w:r w:rsidRPr="00313014">
        <w:rPr>
          <w:rFonts w:ascii="Calibri" w:hAnsi="Calibri" w:cs="Calibri"/>
          <w:sz w:val="26"/>
          <w:szCs w:val="26"/>
        </w:rPr>
        <w:t>What would be the description of a man or a woman who has come into the full stature of Christ (</w:t>
      </w:r>
      <w:r w:rsidRPr="00313014">
        <w:rPr>
          <w:rFonts w:ascii="Calibri" w:hAnsi="Calibri" w:cs="Calibri"/>
          <w:color w:val="EE0000"/>
          <w:sz w:val="26"/>
          <w:szCs w:val="26"/>
        </w:rPr>
        <w:t>Eph 4:13</w:t>
      </w:r>
      <w:r w:rsidRPr="00313014">
        <w:rPr>
          <w:rFonts w:ascii="Calibri" w:hAnsi="Calibri" w:cs="Calibri"/>
          <w:sz w:val="26"/>
          <w:szCs w:val="26"/>
        </w:rPr>
        <w:t>)? Would that person not look like Christ and be “like Him” (</w:t>
      </w:r>
      <w:r w:rsidRPr="00313014">
        <w:rPr>
          <w:rFonts w:ascii="Calibri" w:hAnsi="Calibri" w:cs="Calibri"/>
          <w:color w:val="EE0000"/>
          <w:sz w:val="26"/>
          <w:szCs w:val="26"/>
        </w:rPr>
        <w:t>1Jn 3:2</w:t>
      </w:r>
      <w:r w:rsidRPr="00313014">
        <w:rPr>
          <w:rFonts w:ascii="Calibri" w:hAnsi="Calibri" w:cs="Calibri"/>
          <w:sz w:val="26"/>
          <w:szCs w:val="26"/>
        </w:rPr>
        <w:t xml:space="preserve">)? </w:t>
      </w:r>
      <w:proofErr w:type="gramStart"/>
      <w:r w:rsidR="00E71373">
        <w:rPr>
          <w:rFonts w:ascii="Calibri" w:hAnsi="Calibri" w:cs="Calibri"/>
          <w:sz w:val="26"/>
          <w:szCs w:val="26"/>
        </w:rPr>
        <w:t>However</w:t>
      </w:r>
      <w:proofErr w:type="gramEnd"/>
      <w:r w:rsidRPr="00313014">
        <w:rPr>
          <w:rFonts w:ascii="Calibri" w:hAnsi="Calibri" w:cs="Calibri"/>
          <w:sz w:val="26"/>
          <w:szCs w:val="26"/>
        </w:rPr>
        <w:t xml:space="preserve"> </w:t>
      </w:r>
      <w:r w:rsidR="00E71373">
        <w:rPr>
          <w:rFonts w:ascii="Calibri" w:hAnsi="Calibri" w:cs="Calibri"/>
          <w:sz w:val="26"/>
          <w:szCs w:val="26"/>
        </w:rPr>
        <w:t>S</w:t>
      </w:r>
      <w:r w:rsidRPr="00313014">
        <w:rPr>
          <w:rFonts w:ascii="Calibri" w:hAnsi="Calibri" w:cs="Calibri"/>
          <w:sz w:val="26"/>
          <w:szCs w:val="26"/>
        </w:rPr>
        <w:t xml:space="preserve">cripture </w:t>
      </w:r>
      <w:r w:rsidR="00E71373">
        <w:rPr>
          <w:rFonts w:ascii="Calibri" w:hAnsi="Calibri" w:cs="Calibri"/>
          <w:sz w:val="26"/>
          <w:szCs w:val="26"/>
        </w:rPr>
        <w:t>describes</w:t>
      </w:r>
      <w:r w:rsidRPr="00313014">
        <w:rPr>
          <w:rFonts w:ascii="Calibri" w:hAnsi="Calibri" w:cs="Calibri"/>
          <w:sz w:val="26"/>
          <w:szCs w:val="26"/>
        </w:rPr>
        <w:t xml:space="preserve"> the resurrected Son of God would also be the description of the person who is in the “full stature of Christ”. Would this not be true? Of course it would, if we are to follow reason and logic within the doctrine of Scripture. </w:t>
      </w:r>
    </w:p>
    <w:p w14:paraId="42B0604F" w14:textId="31F54DD8" w:rsidR="000C1F27" w:rsidRPr="00313014" w:rsidRDefault="000C1F27" w:rsidP="000C1F27">
      <w:pPr>
        <w:tabs>
          <w:tab w:val="left" w:pos="990"/>
        </w:tabs>
        <w:jc w:val="both"/>
        <w:rPr>
          <w:rFonts w:ascii="Calibri" w:hAnsi="Calibri" w:cs="Calibri"/>
          <w:sz w:val="26"/>
          <w:szCs w:val="26"/>
        </w:rPr>
      </w:pPr>
      <w:r w:rsidRPr="00313014">
        <w:rPr>
          <w:rFonts w:ascii="Calibri" w:hAnsi="Calibri" w:cs="Calibri"/>
          <w:sz w:val="26"/>
          <w:szCs w:val="26"/>
        </w:rPr>
        <w:t xml:space="preserve">How might the description of man, found perfected and mature in Christ the Son, look in the New Testament? How might Paul restate </w:t>
      </w:r>
      <w:r w:rsidRPr="00313014">
        <w:rPr>
          <w:rFonts w:ascii="Calibri" w:hAnsi="Calibri" w:cs="Calibri"/>
          <w:color w:val="EE0000"/>
          <w:sz w:val="26"/>
          <w:szCs w:val="26"/>
        </w:rPr>
        <w:t xml:space="preserve">Gen </w:t>
      </w:r>
      <w:r w:rsidR="00E71373" w:rsidRPr="00313014">
        <w:rPr>
          <w:rFonts w:ascii="Calibri" w:hAnsi="Calibri" w:cs="Calibri"/>
          <w:color w:val="EE0000"/>
          <w:sz w:val="26"/>
          <w:szCs w:val="26"/>
        </w:rPr>
        <w:t>1:26</w:t>
      </w:r>
      <w:r w:rsidR="00E71373" w:rsidRPr="00313014">
        <w:rPr>
          <w:rFonts w:ascii="Calibri" w:hAnsi="Calibri" w:cs="Calibri"/>
          <w:sz w:val="26"/>
          <w:szCs w:val="26"/>
        </w:rPr>
        <w:t>?</w:t>
      </w:r>
    </w:p>
    <w:p w14:paraId="036B81A2" w14:textId="77777777" w:rsidR="000C1F27" w:rsidRPr="00313014" w:rsidRDefault="000C1F27" w:rsidP="000C1F27">
      <w:pPr>
        <w:tabs>
          <w:tab w:val="left" w:pos="990"/>
        </w:tabs>
        <w:jc w:val="both"/>
        <w:rPr>
          <w:rFonts w:ascii="Calibri" w:hAnsi="Calibri" w:cs="Calibri"/>
          <w:sz w:val="26"/>
          <w:szCs w:val="26"/>
        </w:rPr>
      </w:pPr>
    </w:p>
    <w:p w14:paraId="385A5A07" w14:textId="77777777" w:rsidR="00B50389" w:rsidRDefault="000C1F27" w:rsidP="007C7D23">
      <w:pPr>
        <w:tabs>
          <w:tab w:val="left" w:pos="990"/>
        </w:tabs>
        <w:ind w:left="720" w:right="1440"/>
        <w:jc w:val="both"/>
        <w:rPr>
          <w:rFonts w:ascii="Calibri" w:hAnsi="Calibri" w:cs="Calibri"/>
          <w:lang w:eastAsia="x-none"/>
        </w:rPr>
      </w:pPr>
      <w:r w:rsidRPr="00313014">
        <w:rPr>
          <w:rFonts w:ascii="Calibri" w:hAnsi="Calibri" w:cs="Calibri"/>
          <w:color w:val="EE0000"/>
          <w:lang w:eastAsia="x-none"/>
        </w:rPr>
        <w:t xml:space="preserve">Heb </w:t>
      </w:r>
      <w:proofErr w:type="gramStart"/>
      <w:r w:rsidRPr="00313014">
        <w:rPr>
          <w:rFonts w:ascii="Calibri" w:hAnsi="Calibri" w:cs="Calibri"/>
          <w:color w:val="EE0000"/>
          <w:lang w:eastAsia="x-none"/>
        </w:rPr>
        <w:t xml:space="preserve">1:3  </w:t>
      </w:r>
      <w:r w:rsidRPr="00E71373">
        <w:rPr>
          <w:rFonts w:ascii="Calibri" w:hAnsi="Calibri" w:cs="Calibri"/>
          <w:lang w:eastAsia="x-none"/>
        </w:rPr>
        <w:t>Who</w:t>
      </w:r>
      <w:proofErr w:type="gramEnd"/>
      <w:r w:rsidRPr="00E71373">
        <w:rPr>
          <w:rFonts w:ascii="Calibri" w:hAnsi="Calibri" w:cs="Calibri"/>
          <w:lang w:eastAsia="x-none"/>
        </w:rPr>
        <w:t xml:space="preserve"> being the </w:t>
      </w:r>
      <w:r w:rsidRPr="00E71373">
        <w:rPr>
          <w:rFonts w:ascii="Calibri" w:hAnsi="Calibri" w:cs="Calibri"/>
          <w:u w:val="single"/>
          <w:lang w:eastAsia="x-none"/>
        </w:rPr>
        <w:t xml:space="preserve">brightness of </w:t>
      </w:r>
      <w:r w:rsidRPr="00E71373">
        <w:rPr>
          <w:rFonts w:ascii="Calibri" w:hAnsi="Calibri" w:cs="Calibri"/>
          <w:i/>
          <w:iCs/>
          <w:u w:val="single"/>
          <w:lang w:eastAsia="x-none"/>
        </w:rPr>
        <w:t>his</w:t>
      </w:r>
      <w:r w:rsidRPr="00E71373">
        <w:rPr>
          <w:rFonts w:ascii="Calibri" w:hAnsi="Calibri" w:cs="Calibri"/>
          <w:u w:val="single"/>
          <w:lang w:eastAsia="x-none"/>
        </w:rPr>
        <w:t xml:space="preserve"> glory </w:t>
      </w:r>
      <w:r w:rsidRPr="00E71373">
        <w:rPr>
          <w:rFonts w:ascii="Calibri" w:hAnsi="Calibri" w:cs="Calibri"/>
          <w:lang w:eastAsia="x-none"/>
        </w:rPr>
        <w:t>(</w:t>
      </w:r>
      <w:r w:rsidRPr="00E71373">
        <w:rPr>
          <w:rFonts w:ascii="Calibri" w:hAnsi="Calibri" w:cs="Calibri"/>
          <w:i/>
          <w:iCs/>
          <w:lang w:eastAsia="x-none"/>
        </w:rPr>
        <w:t>Image</w:t>
      </w:r>
      <w:r w:rsidRPr="00E71373">
        <w:rPr>
          <w:rFonts w:ascii="Calibri" w:hAnsi="Calibri" w:cs="Calibri"/>
          <w:lang w:eastAsia="x-none"/>
        </w:rPr>
        <w:t xml:space="preserve">), and the </w:t>
      </w:r>
      <w:r w:rsidRPr="00E71373">
        <w:rPr>
          <w:rFonts w:ascii="Calibri" w:hAnsi="Calibri" w:cs="Calibri"/>
          <w:u w:val="single"/>
          <w:lang w:eastAsia="x-none"/>
        </w:rPr>
        <w:t>express image of his person</w:t>
      </w:r>
      <w:r w:rsidRPr="00E71373">
        <w:rPr>
          <w:rFonts w:ascii="Calibri" w:hAnsi="Calibri" w:cs="Calibri"/>
          <w:lang w:eastAsia="x-none"/>
        </w:rPr>
        <w:t xml:space="preserve"> </w:t>
      </w:r>
      <w:r w:rsidRPr="00E71373">
        <w:rPr>
          <w:rFonts w:ascii="Calibri" w:hAnsi="Calibri" w:cs="Calibri"/>
          <w:i/>
          <w:iCs/>
          <w:lang w:eastAsia="x-none"/>
        </w:rPr>
        <w:t>(Likeness),</w:t>
      </w:r>
      <w:r w:rsidRPr="00E71373">
        <w:rPr>
          <w:rFonts w:ascii="Calibri" w:hAnsi="Calibri" w:cs="Calibri"/>
          <w:lang w:eastAsia="x-none"/>
        </w:rPr>
        <w:t xml:space="preserve"> and </w:t>
      </w:r>
      <w:r w:rsidRPr="00E71373">
        <w:rPr>
          <w:rFonts w:ascii="Calibri" w:hAnsi="Calibri" w:cs="Calibri"/>
          <w:u w:val="single"/>
          <w:lang w:eastAsia="x-none"/>
        </w:rPr>
        <w:t>upholding all things by the word of his power</w:t>
      </w:r>
      <w:r w:rsidRPr="00E71373">
        <w:rPr>
          <w:rFonts w:ascii="Calibri" w:hAnsi="Calibri" w:cs="Calibri"/>
          <w:lang w:eastAsia="x-none"/>
        </w:rPr>
        <w:t xml:space="preserve"> (</w:t>
      </w:r>
      <w:r w:rsidRPr="00E71373">
        <w:rPr>
          <w:rFonts w:ascii="Calibri" w:hAnsi="Calibri" w:cs="Calibri"/>
          <w:i/>
          <w:iCs/>
          <w:lang w:eastAsia="x-none"/>
        </w:rPr>
        <w:t>Dominion</w:t>
      </w:r>
      <w:r w:rsidRPr="00E71373">
        <w:rPr>
          <w:rFonts w:ascii="Calibri" w:hAnsi="Calibri" w:cs="Calibri"/>
          <w:lang w:eastAsia="x-none"/>
        </w:rPr>
        <w:t>)…</w:t>
      </w:r>
    </w:p>
    <w:p w14:paraId="302F474B" w14:textId="77777777" w:rsidR="00F011E1" w:rsidRPr="00F011E1" w:rsidRDefault="00F011E1" w:rsidP="007C7D23">
      <w:pPr>
        <w:tabs>
          <w:tab w:val="left" w:pos="990"/>
        </w:tabs>
        <w:ind w:left="720" w:right="1440"/>
        <w:jc w:val="both"/>
        <w:rPr>
          <w:rFonts w:ascii="Calibri" w:hAnsi="Calibri" w:cs="Calibri"/>
          <w:sz w:val="26"/>
          <w:szCs w:val="26"/>
          <w:lang w:eastAsia="x-none"/>
        </w:rPr>
      </w:pPr>
    </w:p>
    <w:p w14:paraId="0C32A0FE" w14:textId="716C6F78" w:rsidR="00F011E1" w:rsidRDefault="00B50389" w:rsidP="00F011E1">
      <w:pPr>
        <w:tabs>
          <w:tab w:val="left" w:pos="990"/>
        </w:tabs>
        <w:jc w:val="both"/>
        <w:rPr>
          <w:rFonts w:ascii="Calibri" w:hAnsi="Calibri" w:cs="Calibri"/>
          <w:sz w:val="26"/>
          <w:szCs w:val="26"/>
        </w:rPr>
      </w:pPr>
      <w:r>
        <w:rPr>
          <w:rFonts w:ascii="Calibri" w:hAnsi="Calibri" w:cs="Calibri"/>
          <w:b/>
          <w:bCs/>
          <w:sz w:val="26"/>
          <w:szCs w:val="26"/>
          <w:lang w:eastAsia="x-none"/>
        </w:rPr>
        <w:t>Summary:</w:t>
      </w:r>
      <w:r>
        <w:rPr>
          <w:rFonts w:ascii="Calibri" w:hAnsi="Calibri" w:cs="Calibri"/>
          <w:sz w:val="26"/>
          <w:szCs w:val="26"/>
          <w:lang w:eastAsia="x-none"/>
        </w:rPr>
        <w:t xml:space="preserve"> An interpretation of </w:t>
      </w:r>
      <w:r w:rsidRPr="00B50389">
        <w:rPr>
          <w:rFonts w:ascii="Calibri" w:hAnsi="Calibri" w:cs="Calibri"/>
          <w:color w:val="EE0000"/>
          <w:sz w:val="26"/>
          <w:szCs w:val="26"/>
          <w:lang w:eastAsia="x-none"/>
        </w:rPr>
        <w:t xml:space="preserve">Psalm 68:11 </w:t>
      </w:r>
      <w:r>
        <w:rPr>
          <w:rFonts w:ascii="Calibri" w:hAnsi="Calibri" w:cs="Calibri"/>
          <w:sz w:val="26"/>
          <w:szCs w:val="26"/>
          <w:lang w:eastAsia="x-none"/>
        </w:rPr>
        <w:t xml:space="preserve">more accurate to David’s Paleo Hebrew paradigm is as follows: “Yahweh gives the Word to His people, and great in number will be the ones who ‘make it flesh’ and live it out in their body”. </w:t>
      </w:r>
      <w:r w:rsidR="00F011E1">
        <w:rPr>
          <w:rFonts w:ascii="Calibri" w:hAnsi="Calibri" w:cs="Calibri"/>
          <w:sz w:val="26"/>
          <w:szCs w:val="26"/>
        </w:rPr>
        <w:t xml:space="preserve">These people are manifest </w:t>
      </w:r>
      <w:r w:rsidR="00F011E1">
        <w:rPr>
          <w:rFonts w:ascii="Calibri" w:hAnsi="Calibri" w:cs="Calibri"/>
          <w:sz w:val="26"/>
          <w:szCs w:val="26"/>
        </w:rPr>
        <w:lastRenderedPageBreak/>
        <w:t xml:space="preserve">sons of God who usher in “The Day of The LORD” as His last days Army. He will come to be glorified in His saints, and with them take vengeance on all those who disobey the gospel. His glory will rise on us, and many will come to our brightness. Great will be the company of those who make His Word flesh. </w:t>
      </w:r>
    </w:p>
    <w:p w14:paraId="7EA9CBB2" w14:textId="7E6F5954" w:rsidR="00B81831" w:rsidRDefault="00F011E1" w:rsidP="00F011E1">
      <w:pPr>
        <w:tabs>
          <w:tab w:val="left" w:pos="990"/>
        </w:tabs>
        <w:jc w:val="both"/>
        <w:rPr>
          <w:rFonts w:ascii="Calibri" w:hAnsi="Calibri" w:cs="Calibri"/>
          <w:sz w:val="26"/>
          <w:szCs w:val="26"/>
        </w:rPr>
      </w:pPr>
      <w:r>
        <w:rPr>
          <w:rFonts w:ascii="Calibri" w:hAnsi="Calibri" w:cs="Calibri"/>
          <w:sz w:val="26"/>
          <w:szCs w:val="26"/>
        </w:rPr>
        <w:t xml:space="preserve">While Paleo Hebrew is very direct, Chaldean was mixed into it after Israel’s Babylonian/Chaldean captivity. This further hid Yahweh’s mysteries. Now is the end time of unveiling and of purifying. Knowledge is increasing and only those who are being sanctified will understand Father’s will of </w:t>
      </w:r>
      <w:r w:rsidRPr="005B05FB">
        <w:rPr>
          <w:rFonts w:ascii="Calibri" w:hAnsi="Calibri" w:cs="Calibri"/>
          <w:color w:val="EE0000"/>
          <w:sz w:val="26"/>
          <w:szCs w:val="26"/>
        </w:rPr>
        <w:t>Genesis 1:26</w:t>
      </w:r>
      <w:r>
        <w:rPr>
          <w:rFonts w:ascii="Calibri" w:hAnsi="Calibri" w:cs="Calibri"/>
          <w:sz w:val="26"/>
          <w:szCs w:val="26"/>
        </w:rPr>
        <w:t xml:space="preserve">. Now, the mystery of God’s Word is being shown to those who behold His throne. The task at hand is to </w:t>
      </w:r>
      <w:r w:rsidRPr="00B0036A">
        <w:rPr>
          <w:rFonts w:ascii="Calibri" w:hAnsi="Calibri" w:cs="Calibri"/>
          <w:b/>
          <w:bCs/>
          <w:sz w:val="26"/>
          <w:szCs w:val="26"/>
        </w:rPr>
        <w:t>M</w:t>
      </w:r>
      <w:r>
        <w:rPr>
          <w:rFonts w:ascii="Calibri" w:hAnsi="Calibri" w:cs="Calibri"/>
          <w:sz w:val="26"/>
          <w:szCs w:val="26"/>
        </w:rPr>
        <w:t xml:space="preserve">ake </w:t>
      </w:r>
      <w:r w:rsidRPr="00B0036A">
        <w:rPr>
          <w:rFonts w:ascii="Calibri" w:hAnsi="Calibri" w:cs="Calibri"/>
          <w:b/>
          <w:bCs/>
          <w:sz w:val="26"/>
          <w:szCs w:val="26"/>
        </w:rPr>
        <w:t>T</w:t>
      </w:r>
      <w:r>
        <w:rPr>
          <w:rFonts w:ascii="Calibri" w:hAnsi="Calibri" w:cs="Calibri"/>
          <w:sz w:val="26"/>
          <w:szCs w:val="26"/>
        </w:rPr>
        <w:t xml:space="preserve">he </w:t>
      </w:r>
      <w:r w:rsidRPr="00B0036A">
        <w:rPr>
          <w:rFonts w:ascii="Calibri" w:hAnsi="Calibri" w:cs="Calibri"/>
          <w:b/>
          <w:bCs/>
          <w:sz w:val="26"/>
          <w:szCs w:val="26"/>
        </w:rPr>
        <w:t>W</w:t>
      </w:r>
      <w:r>
        <w:rPr>
          <w:rFonts w:ascii="Calibri" w:hAnsi="Calibri" w:cs="Calibri"/>
          <w:sz w:val="26"/>
          <w:szCs w:val="26"/>
        </w:rPr>
        <w:t xml:space="preserve">ord </w:t>
      </w:r>
      <w:r w:rsidRPr="00B0036A">
        <w:rPr>
          <w:rFonts w:ascii="Calibri" w:hAnsi="Calibri" w:cs="Calibri"/>
          <w:b/>
          <w:bCs/>
          <w:sz w:val="26"/>
          <w:szCs w:val="26"/>
        </w:rPr>
        <w:t>F</w:t>
      </w:r>
      <w:r>
        <w:rPr>
          <w:rFonts w:ascii="Calibri" w:hAnsi="Calibri" w:cs="Calibri"/>
          <w:sz w:val="26"/>
          <w:szCs w:val="26"/>
        </w:rPr>
        <w:t xml:space="preserve">lesh </w:t>
      </w:r>
      <w:r w:rsidRPr="00B0036A">
        <w:rPr>
          <w:rFonts w:ascii="Calibri" w:hAnsi="Calibri" w:cs="Calibri"/>
          <w:b/>
          <w:bCs/>
          <w:sz w:val="26"/>
          <w:szCs w:val="26"/>
        </w:rPr>
        <w:t>A</w:t>
      </w:r>
      <w:r>
        <w:rPr>
          <w:rFonts w:ascii="Calibri" w:hAnsi="Calibri" w:cs="Calibri"/>
          <w:sz w:val="26"/>
          <w:szCs w:val="26"/>
        </w:rPr>
        <w:t>gain, growing up into the full stature of Christ. As Christ made the Word flesh, so must we. We must come into full maturity “unto a perfect man” (</w:t>
      </w:r>
      <w:r w:rsidRPr="00B0036A">
        <w:rPr>
          <w:rFonts w:ascii="Calibri" w:hAnsi="Calibri" w:cs="Calibri"/>
          <w:color w:val="EE0000"/>
          <w:sz w:val="26"/>
          <w:szCs w:val="26"/>
        </w:rPr>
        <w:t>Eph 4:1</w:t>
      </w:r>
      <w:r w:rsidR="00B81831" w:rsidRPr="00B0036A">
        <w:rPr>
          <w:rFonts w:ascii="Calibri" w:hAnsi="Calibri" w:cs="Calibri"/>
          <w:color w:val="EE0000"/>
          <w:sz w:val="26"/>
          <w:szCs w:val="26"/>
        </w:rPr>
        <w:t>3</w:t>
      </w:r>
      <w:r>
        <w:rPr>
          <w:rFonts w:ascii="Calibri" w:hAnsi="Calibri" w:cs="Calibri"/>
          <w:sz w:val="26"/>
          <w:szCs w:val="26"/>
        </w:rPr>
        <w:t>) in union with Him, obtaining the glory of our Lord Jesus Christ</w:t>
      </w:r>
      <w:r w:rsidR="00B0036A">
        <w:rPr>
          <w:rFonts w:ascii="Calibri" w:hAnsi="Calibri" w:cs="Calibri"/>
          <w:sz w:val="26"/>
          <w:szCs w:val="26"/>
        </w:rPr>
        <w:t xml:space="preserve"> (</w:t>
      </w:r>
      <w:r w:rsidR="00B0036A" w:rsidRPr="00B0036A">
        <w:rPr>
          <w:rFonts w:ascii="Calibri" w:hAnsi="Calibri" w:cs="Calibri"/>
          <w:color w:val="EE0000"/>
          <w:sz w:val="26"/>
          <w:szCs w:val="26"/>
          <w:lang w:eastAsia="x-none"/>
        </w:rPr>
        <w:t>2Th 2:14</w:t>
      </w:r>
      <w:r w:rsidR="00B0036A">
        <w:rPr>
          <w:rFonts w:ascii="Calibri" w:hAnsi="Calibri" w:cs="Calibri"/>
          <w:sz w:val="26"/>
          <w:szCs w:val="26"/>
        </w:rPr>
        <w:t>)</w:t>
      </w:r>
      <w:r>
        <w:rPr>
          <w:rFonts w:ascii="Calibri" w:hAnsi="Calibri" w:cs="Calibri"/>
          <w:sz w:val="26"/>
          <w:szCs w:val="26"/>
        </w:rPr>
        <w:t>. We are the children (</w:t>
      </w:r>
      <w:r w:rsidRPr="00F011E1">
        <w:rPr>
          <w:rFonts w:ascii="Calibri" w:hAnsi="Calibri" w:cs="Calibri"/>
          <w:i/>
          <w:iCs/>
          <w:color w:val="00B050"/>
          <w:sz w:val="26"/>
          <w:szCs w:val="26"/>
        </w:rPr>
        <w:t>teknon</w:t>
      </w:r>
      <w:r>
        <w:rPr>
          <w:rFonts w:ascii="Calibri" w:hAnsi="Calibri" w:cs="Calibri"/>
          <w:sz w:val="26"/>
          <w:szCs w:val="26"/>
        </w:rPr>
        <w:t>) of God, given His nature (Image)</w:t>
      </w:r>
      <w:r w:rsidR="00A83858">
        <w:rPr>
          <w:rFonts w:ascii="Calibri" w:hAnsi="Calibri" w:cs="Calibri"/>
          <w:sz w:val="26"/>
          <w:szCs w:val="26"/>
        </w:rPr>
        <w:t>,</w:t>
      </w:r>
      <w:r>
        <w:rPr>
          <w:rFonts w:ascii="Calibri" w:hAnsi="Calibri" w:cs="Calibri"/>
          <w:sz w:val="26"/>
          <w:szCs w:val="26"/>
        </w:rPr>
        <w:t xml:space="preserve"> expected to become born of God as </w:t>
      </w:r>
      <w:r w:rsidR="00A83858">
        <w:rPr>
          <w:rFonts w:ascii="Calibri" w:hAnsi="Calibri" w:cs="Calibri"/>
          <w:sz w:val="26"/>
          <w:szCs w:val="26"/>
        </w:rPr>
        <w:t>mature</w:t>
      </w:r>
      <w:r w:rsidR="00A83858">
        <w:rPr>
          <w:rFonts w:ascii="Calibri" w:hAnsi="Calibri" w:cs="Calibri"/>
          <w:sz w:val="26"/>
          <w:szCs w:val="26"/>
        </w:rPr>
        <w:t xml:space="preserve"> </w:t>
      </w:r>
      <w:r>
        <w:rPr>
          <w:rFonts w:ascii="Calibri" w:hAnsi="Calibri" w:cs="Calibri"/>
          <w:sz w:val="26"/>
          <w:szCs w:val="26"/>
        </w:rPr>
        <w:t xml:space="preserve">sons in His character (Likeness). What comes next is the lifestyle of Dominion. </w:t>
      </w:r>
    </w:p>
    <w:p w14:paraId="72C14175" w14:textId="226C317D" w:rsidR="00B81831" w:rsidRPr="00B81831" w:rsidRDefault="00B81831" w:rsidP="00F011E1">
      <w:pPr>
        <w:tabs>
          <w:tab w:val="left" w:pos="990"/>
        </w:tabs>
        <w:jc w:val="both"/>
        <w:rPr>
          <w:rFonts w:ascii="Calibri" w:hAnsi="Calibri" w:cs="Calibri"/>
          <w:sz w:val="26"/>
          <w:szCs w:val="26"/>
        </w:rPr>
      </w:pPr>
      <w:r w:rsidRPr="00B0036A">
        <w:rPr>
          <w:rFonts w:ascii="Calibri" w:hAnsi="Calibri" w:cs="Calibri"/>
          <w:color w:val="EE0000"/>
          <w:sz w:val="26"/>
          <w:szCs w:val="26"/>
        </w:rPr>
        <w:t xml:space="preserve">Genesis 1:26 </w:t>
      </w:r>
      <w:r>
        <w:rPr>
          <w:rFonts w:ascii="Calibri" w:hAnsi="Calibri" w:cs="Calibri"/>
          <w:sz w:val="26"/>
          <w:szCs w:val="26"/>
        </w:rPr>
        <w:t>is the “high calling of God in Christ” (</w:t>
      </w:r>
      <w:r w:rsidRPr="00B0036A">
        <w:rPr>
          <w:rFonts w:ascii="Calibri" w:hAnsi="Calibri" w:cs="Calibri"/>
          <w:color w:val="EE0000"/>
          <w:sz w:val="26"/>
          <w:szCs w:val="26"/>
        </w:rPr>
        <w:t>Phil 3:14-15</w:t>
      </w:r>
      <w:r>
        <w:rPr>
          <w:rFonts w:ascii="Calibri" w:hAnsi="Calibri" w:cs="Calibri"/>
          <w:sz w:val="26"/>
          <w:szCs w:val="26"/>
        </w:rPr>
        <w:t xml:space="preserve">). Maturity is walking in Image, Likeness, and Dominion, having gone through the Cross away from the flesh and into Word </w:t>
      </w:r>
      <w:proofErr w:type="spellStart"/>
      <w:r>
        <w:rPr>
          <w:rFonts w:ascii="Calibri" w:hAnsi="Calibri" w:cs="Calibri"/>
          <w:sz w:val="26"/>
          <w:szCs w:val="26"/>
        </w:rPr>
        <w:t>Consciousness</w:t>
      </w:r>
      <w:r w:rsidRPr="00B81831">
        <w:rPr>
          <w:rFonts w:ascii="Calibri" w:hAnsi="Calibri" w:cs="Calibri"/>
          <w:sz w:val="26"/>
          <w:szCs w:val="26"/>
          <w:vertAlign w:val="superscript"/>
        </w:rPr>
        <w:t>TM</w:t>
      </w:r>
      <w:proofErr w:type="spellEnd"/>
      <w:r>
        <w:rPr>
          <w:rFonts w:ascii="Calibri" w:hAnsi="Calibri" w:cs="Calibri"/>
          <w:sz w:val="26"/>
          <w:szCs w:val="26"/>
        </w:rPr>
        <w:t xml:space="preserve">. One who comes into the full stature of Christ can be described with the same scriptures that </w:t>
      </w:r>
      <w:r w:rsidR="00B0036A">
        <w:rPr>
          <w:rFonts w:ascii="Calibri" w:hAnsi="Calibri" w:cs="Calibri"/>
          <w:sz w:val="26"/>
          <w:szCs w:val="26"/>
        </w:rPr>
        <w:t>apply to</w:t>
      </w:r>
      <w:r>
        <w:rPr>
          <w:rFonts w:ascii="Calibri" w:hAnsi="Calibri" w:cs="Calibri"/>
          <w:sz w:val="26"/>
          <w:szCs w:val="26"/>
        </w:rPr>
        <w:t xml:space="preserve"> </w:t>
      </w:r>
      <w:r w:rsidR="00B0036A">
        <w:rPr>
          <w:rFonts w:ascii="Calibri" w:hAnsi="Calibri" w:cs="Calibri"/>
          <w:sz w:val="26"/>
          <w:szCs w:val="26"/>
        </w:rPr>
        <w:t>Him</w:t>
      </w:r>
      <w:r>
        <w:rPr>
          <w:rFonts w:ascii="Calibri" w:hAnsi="Calibri" w:cs="Calibri"/>
          <w:sz w:val="26"/>
          <w:szCs w:val="26"/>
        </w:rPr>
        <w:t xml:space="preserve">. Paul’s restatement of </w:t>
      </w:r>
      <w:r w:rsidRPr="00B0036A">
        <w:rPr>
          <w:rFonts w:ascii="Calibri" w:hAnsi="Calibri" w:cs="Calibri"/>
          <w:color w:val="EE0000"/>
          <w:sz w:val="26"/>
          <w:szCs w:val="26"/>
        </w:rPr>
        <w:t>Gen 1:26</w:t>
      </w:r>
      <w:r>
        <w:rPr>
          <w:rFonts w:ascii="Calibri" w:hAnsi="Calibri" w:cs="Calibri"/>
          <w:sz w:val="26"/>
          <w:szCs w:val="26"/>
        </w:rPr>
        <w:t xml:space="preserve">, the perfect and mature-in-Christ man, </w:t>
      </w:r>
      <w:r w:rsidR="00A83858">
        <w:rPr>
          <w:rFonts w:ascii="Calibri" w:hAnsi="Calibri" w:cs="Calibri"/>
          <w:sz w:val="26"/>
          <w:szCs w:val="26"/>
        </w:rPr>
        <w:t>i</w:t>
      </w:r>
      <w:r>
        <w:rPr>
          <w:rFonts w:ascii="Calibri" w:hAnsi="Calibri" w:cs="Calibri"/>
          <w:sz w:val="26"/>
          <w:szCs w:val="26"/>
        </w:rPr>
        <w:t xml:space="preserve">s </w:t>
      </w:r>
      <w:r w:rsidRPr="00B0036A">
        <w:rPr>
          <w:rFonts w:ascii="Calibri" w:hAnsi="Calibri" w:cs="Calibri"/>
          <w:color w:val="EE0000"/>
          <w:sz w:val="26"/>
          <w:szCs w:val="26"/>
        </w:rPr>
        <w:t>Heb 1:3</w:t>
      </w:r>
      <w:r>
        <w:rPr>
          <w:rFonts w:ascii="Calibri" w:hAnsi="Calibri" w:cs="Calibri"/>
          <w:sz w:val="26"/>
          <w:szCs w:val="26"/>
        </w:rPr>
        <w:t xml:space="preserve">. </w:t>
      </w:r>
    </w:p>
    <w:p w14:paraId="4A924841" w14:textId="77777777" w:rsidR="00F011E1" w:rsidRDefault="00F011E1">
      <w:pPr>
        <w:rPr>
          <w:rFonts w:ascii="Calibri" w:hAnsi="Calibri" w:cs="Calibri"/>
          <w:b/>
          <w:bCs/>
          <w:color w:val="00B0F0"/>
          <w:sz w:val="32"/>
          <w:szCs w:val="32"/>
        </w:rPr>
      </w:pPr>
      <w:r>
        <w:br w:type="page"/>
      </w:r>
    </w:p>
    <w:p w14:paraId="51856AEE" w14:textId="001BEE51" w:rsidR="000C1F27" w:rsidRDefault="000C1F27" w:rsidP="00015A55">
      <w:pPr>
        <w:pStyle w:val="Heading1"/>
      </w:pPr>
      <w:r w:rsidRPr="00313014">
        <w:lastRenderedPageBreak/>
        <w:t>Melchizedek Order</w:t>
      </w:r>
    </w:p>
    <w:p w14:paraId="4699DEB6" w14:textId="77777777" w:rsidR="00E71373" w:rsidRPr="00E71373" w:rsidRDefault="00E71373" w:rsidP="00E71373"/>
    <w:p w14:paraId="06641A62" w14:textId="77777777" w:rsidR="000C1F27" w:rsidRPr="00313014" w:rsidRDefault="000C1F27" w:rsidP="000C1F27">
      <w:pPr>
        <w:tabs>
          <w:tab w:val="left" w:pos="990"/>
        </w:tabs>
        <w:ind w:left="720" w:right="1440"/>
        <w:jc w:val="both"/>
        <w:rPr>
          <w:rFonts w:ascii="Calibri" w:hAnsi="Calibri" w:cs="Calibri"/>
          <w:sz w:val="26"/>
          <w:szCs w:val="26"/>
        </w:rPr>
      </w:pPr>
      <w:r w:rsidRPr="00313014">
        <w:rPr>
          <w:rFonts w:ascii="Calibri" w:hAnsi="Calibri" w:cs="Calibri"/>
          <w:color w:val="EE0000"/>
          <w:lang w:eastAsia="x-none"/>
        </w:rPr>
        <w:t xml:space="preserve">Psa 42:7  </w:t>
      </w:r>
      <w:r w:rsidRPr="00313014">
        <w:rPr>
          <w:rFonts w:ascii="Calibri" w:hAnsi="Calibri" w:cs="Calibri"/>
          <w:b/>
          <w:bCs/>
          <w:u w:val="single"/>
          <w:lang w:eastAsia="x-none"/>
        </w:rPr>
        <w:t>Deep calleth unto deep</w:t>
      </w:r>
      <w:r w:rsidRPr="00313014">
        <w:rPr>
          <w:rFonts w:ascii="Calibri" w:hAnsi="Calibri" w:cs="Calibri"/>
          <w:lang w:eastAsia="x-none"/>
        </w:rPr>
        <w:t xml:space="preserve"> at the noise of thy waterspouts (</w:t>
      </w:r>
      <w:r w:rsidRPr="00313014">
        <w:rPr>
          <w:rFonts w:ascii="Calibri" w:hAnsi="Calibri" w:cs="Calibri"/>
          <w:i/>
          <w:iCs/>
          <w:lang w:eastAsia="x-none"/>
        </w:rPr>
        <w:t>water channels</w:t>
      </w:r>
      <w:r w:rsidRPr="00313014">
        <w:rPr>
          <w:rFonts w:ascii="Calibri" w:hAnsi="Calibri" w:cs="Calibri"/>
          <w:lang w:eastAsia="x-none"/>
        </w:rPr>
        <w:t>): all thy waves and thy billows are gone over me. </w:t>
      </w:r>
    </w:p>
    <w:p w14:paraId="4954E6FC" w14:textId="77777777" w:rsidR="000C1F27" w:rsidRPr="00313014" w:rsidRDefault="000C1F27" w:rsidP="000C1F27">
      <w:pPr>
        <w:tabs>
          <w:tab w:val="left" w:pos="990"/>
        </w:tabs>
        <w:jc w:val="both"/>
        <w:rPr>
          <w:rFonts w:ascii="Calibri" w:hAnsi="Calibri" w:cs="Calibri"/>
          <w:sz w:val="26"/>
          <w:szCs w:val="26"/>
        </w:rPr>
      </w:pPr>
    </w:p>
    <w:p w14:paraId="592E3307" w14:textId="5CB51B46" w:rsidR="000C1F27" w:rsidRPr="00313014" w:rsidRDefault="000C1F27" w:rsidP="000C1F27">
      <w:pPr>
        <w:tabs>
          <w:tab w:val="left" w:pos="990"/>
        </w:tabs>
        <w:jc w:val="both"/>
        <w:rPr>
          <w:rFonts w:ascii="Calibri" w:hAnsi="Calibri" w:cs="Calibri"/>
          <w:sz w:val="26"/>
          <w:szCs w:val="26"/>
        </w:rPr>
      </w:pPr>
      <w:r w:rsidRPr="00313014">
        <w:rPr>
          <w:rFonts w:ascii="Calibri" w:hAnsi="Calibri" w:cs="Calibri"/>
          <w:sz w:val="26"/>
          <w:szCs w:val="26"/>
        </w:rPr>
        <w:t>Now we must talk about some foundational concepts that put into perspective, and bring</w:t>
      </w:r>
      <w:r w:rsidR="00E71373">
        <w:rPr>
          <w:rFonts w:ascii="Calibri" w:hAnsi="Calibri" w:cs="Calibri"/>
          <w:sz w:val="26"/>
          <w:szCs w:val="26"/>
        </w:rPr>
        <w:t xml:space="preserve"> </w:t>
      </w:r>
      <w:r w:rsidRPr="00313014">
        <w:rPr>
          <w:rFonts w:ascii="Calibri" w:hAnsi="Calibri" w:cs="Calibri"/>
          <w:sz w:val="26"/>
          <w:szCs w:val="26"/>
        </w:rPr>
        <w:t xml:space="preserve">into focus, the meaning of </w:t>
      </w:r>
      <w:r w:rsidRPr="003907C9">
        <w:rPr>
          <w:rFonts w:ascii="Calibri" w:hAnsi="Calibri" w:cs="Calibri"/>
          <w:i/>
          <w:iCs/>
          <w:sz w:val="26"/>
          <w:szCs w:val="26"/>
        </w:rPr>
        <w:t>Melchizedek Order</w:t>
      </w:r>
      <w:r w:rsidRPr="00313014">
        <w:rPr>
          <w:rFonts w:ascii="Calibri" w:hAnsi="Calibri" w:cs="Calibri"/>
          <w:sz w:val="26"/>
          <w:szCs w:val="26"/>
        </w:rPr>
        <w:t xml:space="preserve"> and the relevance of this </w:t>
      </w:r>
      <w:r w:rsidRPr="003907C9">
        <w:rPr>
          <w:rFonts w:ascii="Calibri" w:hAnsi="Calibri" w:cs="Calibri"/>
          <w:i/>
          <w:iCs/>
          <w:sz w:val="26"/>
          <w:szCs w:val="26"/>
        </w:rPr>
        <w:t>Order</w:t>
      </w:r>
      <w:r w:rsidRPr="00313014">
        <w:rPr>
          <w:rFonts w:ascii="Calibri" w:hAnsi="Calibri" w:cs="Calibri"/>
          <w:sz w:val="26"/>
          <w:szCs w:val="26"/>
        </w:rPr>
        <w:t xml:space="preserve"> to our own personal identity and function as </w:t>
      </w:r>
      <w:r w:rsidR="00E71373">
        <w:rPr>
          <w:rFonts w:ascii="Calibri" w:hAnsi="Calibri" w:cs="Calibri"/>
          <w:sz w:val="26"/>
          <w:szCs w:val="26"/>
        </w:rPr>
        <w:t>“</w:t>
      </w:r>
      <w:r w:rsidRPr="00313014">
        <w:rPr>
          <w:rFonts w:ascii="Calibri" w:hAnsi="Calibri" w:cs="Calibri"/>
          <w:sz w:val="26"/>
          <w:szCs w:val="26"/>
        </w:rPr>
        <w:t>divine-natured</w:t>
      </w:r>
      <w:r w:rsidR="00E71373">
        <w:rPr>
          <w:rFonts w:ascii="Calibri" w:hAnsi="Calibri" w:cs="Calibri"/>
          <w:sz w:val="26"/>
          <w:szCs w:val="26"/>
        </w:rPr>
        <w:t>”</w:t>
      </w:r>
      <w:r>
        <w:rPr>
          <w:rFonts w:ascii="Calibri" w:hAnsi="Calibri" w:cs="Calibri"/>
          <w:sz w:val="26"/>
          <w:szCs w:val="26"/>
        </w:rPr>
        <w:t xml:space="preserve"> (</w:t>
      </w:r>
      <w:r w:rsidRPr="004776C0">
        <w:rPr>
          <w:rFonts w:ascii="Calibri" w:hAnsi="Calibri" w:cs="Calibri"/>
          <w:color w:val="EE0000"/>
          <w:sz w:val="26"/>
          <w:szCs w:val="26"/>
        </w:rPr>
        <w:t>2Pet 1:4</w:t>
      </w:r>
      <w:r>
        <w:rPr>
          <w:rFonts w:ascii="Calibri" w:hAnsi="Calibri" w:cs="Calibri"/>
          <w:sz w:val="26"/>
          <w:szCs w:val="26"/>
        </w:rPr>
        <w:t>)</w:t>
      </w:r>
      <w:r w:rsidRPr="00313014">
        <w:rPr>
          <w:rFonts w:ascii="Calibri" w:hAnsi="Calibri" w:cs="Calibri"/>
          <w:sz w:val="26"/>
          <w:szCs w:val="26"/>
        </w:rPr>
        <w:t xml:space="preserve"> and </w:t>
      </w:r>
      <w:r w:rsidR="00E71373">
        <w:rPr>
          <w:rFonts w:ascii="Calibri" w:hAnsi="Calibri" w:cs="Calibri"/>
          <w:sz w:val="26"/>
          <w:szCs w:val="26"/>
        </w:rPr>
        <w:t>“</w:t>
      </w:r>
      <w:r w:rsidRPr="00313014">
        <w:rPr>
          <w:rFonts w:ascii="Calibri" w:hAnsi="Calibri" w:cs="Calibri"/>
          <w:sz w:val="26"/>
          <w:szCs w:val="26"/>
        </w:rPr>
        <w:t>Yahweh-charactered</w:t>
      </w:r>
      <w:r w:rsidR="00E71373">
        <w:rPr>
          <w:rFonts w:ascii="Calibri" w:hAnsi="Calibri" w:cs="Calibri"/>
          <w:sz w:val="26"/>
          <w:szCs w:val="26"/>
        </w:rPr>
        <w:t>”</w:t>
      </w:r>
      <w:r>
        <w:rPr>
          <w:rFonts w:ascii="Calibri" w:hAnsi="Calibri" w:cs="Calibri"/>
          <w:sz w:val="26"/>
          <w:szCs w:val="26"/>
        </w:rPr>
        <w:t xml:space="preserve"> (</w:t>
      </w:r>
      <w:r w:rsidRPr="004776C0">
        <w:rPr>
          <w:rFonts w:ascii="Calibri" w:hAnsi="Calibri" w:cs="Calibri"/>
          <w:color w:val="EE0000"/>
          <w:sz w:val="26"/>
          <w:szCs w:val="26"/>
        </w:rPr>
        <w:t>Math 5:48</w:t>
      </w:r>
      <w:r w:rsidRPr="00E71373">
        <w:rPr>
          <w:rFonts w:ascii="Calibri" w:hAnsi="Calibri" w:cs="Calibri"/>
          <w:sz w:val="26"/>
          <w:szCs w:val="26"/>
        </w:rPr>
        <w:t>;</w:t>
      </w:r>
      <w:r>
        <w:rPr>
          <w:rFonts w:ascii="Calibri" w:hAnsi="Calibri" w:cs="Calibri"/>
          <w:color w:val="EE0000"/>
          <w:sz w:val="26"/>
          <w:szCs w:val="26"/>
        </w:rPr>
        <w:t xml:space="preserve"> Heb 1:3</w:t>
      </w:r>
      <w:r>
        <w:rPr>
          <w:rFonts w:ascii="Calibri" w:hAnsi="Calibri" w:cs="Calibri"/>
          <w:sz w:val="26"/>
          <w:szCs w:val="26"/>
        </w:rPr>
        <w:t>)</w:t>
      </w:r>
      <w:r w:rsidRPr="00313014">
        <w:rPr>
          <w:rFonts w:ascii="Calibri" w:hAnsi="Calibri" w:cs="Calibri"/>
          <w:sz w:val="26"/>
          <w:szCs w:val="26"/>
        </w:rPr>
        <w:t xml:space="preserve"> beings. As Paul said, much can be written about this </w:t>
      </w:r>
      <w:r w:rsidRPr="001D27A9">
        <w:rPr>
          <w:rFonts w:ascii="Calibri" w:hAnsi="Calibri" w:cs="Calibri"/>
          <w:i/>
          <w:iCs/>
          <w:sz w:val="26"/>
          <w:szCs w:val="26"/>
        </w:rPr>
        <w:t>Order</w:t>
      </w:r>
      <w:r w:rsidRPr="00313014">
        <w:rPr>
          <w:rFonts w:ascii="Calibri" w:hAnsi="Calibri" w:cs="Calibri"/>
          <w:sz w:val="26"/>
          <w:szCs w:val="26"/>
        </w:rPr>
        <w:t>, but up until now</w:t>
      </w:r>
      <w:r w:rsidR="001D27A9">
        <w:rPr>
          <w:rFonts w:ascii="Calibri" w:hAnsi="Calibri" w:cs="Calibri"/>
          <w:sz w:val="26"/>
          <w:szCs w:val="26"/>
        </w:rPr>
        <w:t>,</w:t>
      </w:r>
      <w:r w:rsidRPr="00313014">
        <w:rPr>
          <w:rFonts w:ascii="Calibri" w:hAnsi="Calibri" w:cs="Calibri"/>
          <w:sz w:val="26"/>
          <w:szCs w:val="26"/>
        </w:rPr>
        <w:t xml:space="preserve"> the Church has </w:t>
      </w:r>
      <w:r w:rsidR="00E71373" w:rsidRPr="00313014">
        <w:rPr>
          <w:rFonts w:ascii="Calibri" w:hAnsi="Calibri" w:cs="Calibri"/>
          <w:sz w:val="26"/>
          <w:szCs w:val="26"/>
        </w:rPr>
        <w:t>fallen asleep</w:t>
      </w:r>
      <w:r w:rsidR="00E71373">
        <w:rPr>
          <w:rFonts w:ascii="Calibri" w:hAnsi="Calibri" w:cs="Calibri"/>
          <w:sz w:val="26"/>
          <w:szCs w:val="26"/>
        </w:rPr>
        <w:t xml:space="preserve"> and </w:t>
      </w:r>
      <w:r w:rsidRPr="00313014">
        <w:rPr>
          <w:rFonts w:ascii="Calibri" w:hAnsi="Calibri" w:cs="Calibri"/>
          <w:sz w:val="26"/>
          <w:szCs w:val="26"/>
        </w:rPr>
        <w:t>been asleep</w:t>
      </w:r>
      <w:r w:rsidR="001D27A9">
        <w:rPr>
          <w:rFonts w:ascii="Calibri" w:hAnsi="Calibri" w:cs="Calibri"/>
          <w:sz w:val="26"/>
          <w:szCs w:val="26"/>
        </w:rPr>
        <w:t>,</w:t>
      </w:r>
      <w:r w:rsidRPr="00313014">
        <w:rPr>
          <w:rFonts w:ascii="Calibri" w:hAnsi="Calibri" w:cs="Calibri"/>
          <w:sz w:val="26"/>
          <w:szCs w:val="26"/>
        </w:rPr>
        <w:t xml:space="preserve"> with bastard ears. </w:t>
      </w:r>
    </w:p>
    <w:p w14:paraId="5C687972" w14:textId="77777777" w:rsidR="000C1F27" w:rsidRPr="00313014" w:rsidRDefault="000C1F27" w:rsidP="000C1F27">
      <w:pPr>
        <w:pStyle w:val="BODY"/>
        <w:widowControl w:val="0"/>
        <w:spacing w:before="60" w:after="60"/>
        <w:rPr>
          <w:rFonts w:ascii="Calibri" w:hAnsi="Calibri" w:cs="Calibri"/>
          <w:color w:val="EE0000"/>
          <w:lang w:eastAsia="x-none"/>
        </w:rPr>
      </w:pPr>
    </w:p>
    <w:p w14:paraId="2F07E574" w14:textId="77777777" w:rsidR="000C1F27" w:rsidRPr="00E71373" w:rsidRDefault="000C1F27" w:rsidP="000C1F27">
      <w:pPr>
        <w:pStyle w:val="BODY"/>
        <w:widowControl w:val="0"/>
        <w:spacing w:before="60" w:after="60"/>
        <w:ind w:left="720" w:right="1440"/>
        <w:jc w:val="both"/>
        <w:rPr>
          <w:rFonts w:ascii="Calibri" w:hAnsi="Calibri" w:cs="Calibri"/>
          <w:color w:val="auto"/>
          <w:lang w:eastAsia="x-none"/>
        </w:rPr>
      </w:pPr>
      <w:r w:rsidRPr="00313014">
        <w:rPr>
          <w:rFonts w:ascii="Calibri" w:hAnsi="Calibri" w:cs="Calibri"/>
          <w:color w:val="EE0000"/>
          <w:lang w:eastAsia="x-none"/>
        </w:rPr>
        <w:t xml:space="preserve">Heb 5:10  </w:t>
      </w:r>
      <w:r w:rsidRPr="00E71373">
        <w:rPr>
          <w:rFonts w:ascii="Calibri" w:hAnsi="Calibri" w:cs="Calibri"/>
          <w:color w:val="auto"/>
          <w:lang w:eastAsia="x-none"/>
        </w:rPr>
        <w:t>Called of God an high priest after the order of Melchisedec. </w:t>
      </w:r>
    </w:p>
    <w:p w14:paraId="5CFA6137" w14:textId="77777777" w:rsidR="000C1F27" w:rsidRPr="00E71373" w:rsidRDefault="000C1F27" w:rsidP="000C1F27">
      <w:pPr>
        <w:tabs>
          <w:tab w:val="left" w:pos="990"/>
        </w:tabs>
        <w:ind w:left="720" w:right="1440"/>
        <w:jc w:val="both"/>
        <w:rPr>
          <w:rFonts w:ascii="Calibri" w:hAnsi="Calibri" w:cs="Calibri"/>
          <w:sz w:val="26"/>
          <w:szCs w:val="26"/>
        </w:rPr>
      </w:pPr>
      <w:r w:rsidRPr="00E71373">
        <w:rPr>
          <w:rFonts w:ascii="Calibri" w:hAnsi="Calibri" w:cs="Calibri"/>
          <w:lang w:eastAsia="x-none"/>
        </w:rPr>
        <w:t xml:space="preserve">Heb </w:t>
      </w:r>
      <w:proofErr w:type="gramStart"/>
      <w:r w:rsidRPr="00E71373">
        <w:rPr>
          <w:rFonts w:ascii="Calibri" w:hAnsi="Calibri" w:cs="Calibri"/>
          <w:lang w:eastAsia="x-none"/>
        </w:rPr>
        <w:t xml:space="preserve">5:11  </w:t>
      </w:r>
      <w:r w:rsidRPr="00E71373">
        <w:rPr>
          <w:rFonts w:ascii="Calibri" w:hAnsi="Calibri" w:cs="Calibri"/>
          <w:b/>
          <w:bCs/>
          <w:u w:val="single"/>
          <w:lang w:eastAsia="x-none"/>
        </w:rPr>
        <w:t>Of</w:t>
      </w:r>
      <w:proofErr w:type="gramEnd"/>
      <w:r w:rsidRPr="00E71373">
        <w:rPr>
          <w:rFonts w:ascii="Calibri" w:hAnsi="Calibri" w:cs="Calibri"/>
          <w:b/>
          <w:bCs/>
          <w:u w:val="single"/>
          <w:lang w:eastAsia="x-none"/>
        </w:rPr>
        <w:t xml:space="preserve"> whom we have many things to say</w:t>
      </w:r>
      <w:r w:rsidRPr="00E71373">
        <w:rPr>
          <w:rFonts w:ascii="Calibri" w:hAnsi="Calibri" w:cs="Calibri"/>
          <w:lang w:eastAsia="x-none"/>
        </w:rPr>
        <w:t xml:space="preserve">, and hard to be uttered, seeing </w:t>
      </w:r>
      <w:r w:rsidRPr="00E71373">
        <w:rPr>
          <w:rFonts w:ascii="Calibri" w:hAnsi="Calibri" w:cs="Calibri"/>
          <w:b/>
          <w:bCs/>
          <w:u w:val="single"/>
          <w:lang w:eastAsia="x-none"/>
        </w:rPr>
        <w:t>ye are dull of hearing.</w:t>
      </w:r>
      <w:r w:rsidRPr="00E71373">
        <w:rPr>
          <w:rFonts w:ascii="Calibri" w:hAnsi="Calibri" w:cs="Calibri"/>
          <w:lang w:eastAsia="x-none"/>
        </w:rPr>
        <w:t> </w:t>
      </w:r>
    </w:p>
    <w:p w14:paraId="0C705F2A" w14:textId="77777777" w:rsidR="000C1F27" w:rsidRPr="00313014" w:rsidRDefault="000C1F27" w:rsidP="000C1F27">
      <w:pPr>
        <w:tabs>
          <w:tab w:val="left" w:pos="990"/>
        </w:tabs>
        <w:jc w:val="both"/>
        <w:rPr>
          <w:rFonts w:ascii="Calibri" w:hAnsi="Calibri" w:cs="Calibri"/>
          <w:sz w:val="26"/>
          <w:szCs w:val="26"/>
        </w:rPr>
      </w:pPr>
      <w:r>
        <w:rPr>
          <w:rFonts w:ascii="Calibri" w:hAnsi="Calibri" w:cs="Calibri"/>
          <w:sz w:val="26"/>
          <w:szCs w:val="26"/>
        </w:rPr>
        <w:t>          </w:t>
      </w:r>
    </w:p>
    <w:p w14:paraId="4DFF7C1D" w14:textId="1ADACCCB" w:rsidR="000C1F27" w:rsidRPr="00313014" w:rsidRDefault="000C1F27" w:rsidP="000C1F27">
      <w:pPr>
        <w:tabs>
          <w:tab w:val="left" w:pos="990"/>
        </w:tabs>
        <w:rPr>
          <w:rFonts w:ascii="Calibri" w:hAnsi="Calibri" w:cs="Calibri"/>
          <w:sz w:val="26"/>
          <w:szCs w:val="26"/>
        </w:rPr>
      </w:pPr>
      <w:r w:rsidRPr="00313014">
        <w:rPr>
          <w:rFonts w:ascii="Calibri" w:hAnsi="Calibri" w:cs="Calibri"/>
          <w:sz w:val="26"/>
          <w:szCs w:val="26"/>
        </w:rPr>
        <w:t xml:space="preserve">As you will find, the </w:t>
      </w:r>
      <w:r w:rsidRPr="001D27A9">
        <w:rPr>
          <w:rFonts w:ascii="Calibri" w:hAnsi="Calibri" w:cs="Calibri"/>
          <w:i/>
          <w:iCs/>
          <w:sz w:val="26"/>
          <w:szCs w:val="26"/>
        </w:rPr>
        <w:t>Melchizedek Order</w:t>
      </w:r>
      <w:r w:rsidRPr="00313014">
        <w:rPr>
          <w:rFonts w:ascii="Calibri" w:hAnsi="Calibri" w:cs="Calibri"/>
          <w:sz w:val="26"/>
          <w:szCs w:val="26"/>
        </w:rPr>
        <w:t xml:space="preserve"> of our original identity mandate is also represented by the four faces of the 3-in-1 Messiah, and then when we are IN Messiah, as He says we are (</w:t>
      </w:r>
      <w:r w:rsidRPr="00313014">
        <w:rPr>
          <w:rFonts w:ascii="Calibri" w:hAnsi="Calibri" w:cs="Calibri"/>
          <w:color w:val="EE0000"/>
          <w:sz w:val="26"/>
          <w:szCs w:val="26"/>
        </w:rPr>
        <w:t>John 17: 21-23</w:t>
      </w:r>
      <w:r w:rsidRPr="007A16ED">
        <w:rPr>
          <w:rFonts w:ascii="Calibri" w:hAnsi="Calibri" w:cs="Calibri"/>
          <w:sz w:val="26"/>
          <w:szCs w:val="26"/>
        </w:rPr>
        <w:t xml:space="preserve">; </w:t>
      </w:r>
      <w:r w:rsidRPr="00313014">
        <w:rPr>
          <w:rFonts w:ascii="Calibri" w:hAnsi="Calibri" w:cs="Calibri"/>
          <w:color w:val="EE0000"/>
          <w:sz w:val="26"/>
          <w:szCs w:val="26"/>
        </w:rPr>
        <w:t>1Cor 1:30</w:t>
      </w:r>
      <w:r w:rsidRPr="007A16ED">
        <w:rPr>
          <w:rFonts w:ascii="Calibri" w:hAnsi="Calibri" w:cs="Calibri"/>
          <w:sz w:val="26"/>
          <w:szCs w:val="26"/>
        </w:rPr>
        <w:t>;</w:t>
      </w:r>
      <w:r w:rsidRPr="00313014">
        <w:rPr>
          <w:rFonts w:ascii="Calibri" w:hAnsi="Calibri" w:cs="Calibri"/>
          <w:color w:val="EE0000"/>
          <w:sz w:val="26"/>
          <w:szCs w:val="26"/>
        </w:rPr>
        <w:t xml:space="preserve"> 2Cor 5:19</w:t>
      </w:r>
      <w:r w:rsidRPr="00313014">
        <w:rPr>
          <w:rFonts w:ascii="Calibri" w:hAnsi="Calibri" w:cs="Calibri"/>
          <w:sz w:val="26"/>
          <w:szCs w:val="26"/>
        </w:rPr>
        <w:t xml:space="preserve">), then we </w:t>
      </w:r>
      <w:r>
        <w:rPr>
          <w:rFonts w:ascii="Calibri" w:hAnsi="Calibri" w:cs="Calibri"/>
          <w:sz w:val="26"/>
          <w:szCs w:val="26"/>
        </w:rPr>
        <w:t>also</w:t>
      </w:r>
      <w:r w:rsidRPr="00313014">
        <w:rPr>
          <w:rFonts w:ascii="Calibri" w:hAnsi="Calibri" w:cs="Calibri"/>
          <w:sz w:val="26"/>
          <w:szCs w:val="26"/>
        </w:rPr>
        <w:t xml:space="preserve"> take on the four faces of the one to whom we are wed and joined as “one spirit” (</w:t>
      </w:r>
      <w:r w:rsidR="001D27A9" w:rsidRPr="001D27A9">
        <w:rPr>
          <w:rFonts w:ascii="Calibri" w:hAnsi="Calibri" w:cs="Calibri"/>
          <w:color w:val="EE0000"/>
          <w:sz w:val="26"/>
          <w:szCs w:val="26"/>
        </w:rPr>
        <w:t xml:space="preserve">1 Cor </w:t>
      </w:r>
      <w:r w:rsidRPr="00313014">
        <w:rPr>
          <w:rFonts w:ascii="Calibri" w:hAnsi="Calibri" w:cs="Calibri"/>
          <w:color w:val="EE0000"/>
          <w:sz w:val="26"/>
          <w:szCs w:val="26"/>
        </w:rPr>
        <w:t>6:17</w:t>
      </w:r>
      <w:r w:rsidRPr="00313014">
        <w:rPr>
          <w:rFonts w:ascii="Calibri" w:hAnsi="Calibri" w:cs="Calibri"/>
          <w:sz w:val="26"/>
          <w:szCs w:val="26"/>
        </w:rPr>
        <w:t>)…</w:t>
      </w:r>
    </w:p>
    <w:p w14:paraId="5D4944AB" w14:textId="77777777" w:rsidR="000C1F27" w:rsidRPr="00313014" w:rsidRDefault="000C1F27" w:rsidP="000C1F27"/>
    <w:p w14:paraId="5EDC2FAF" w14:textId="77777777" w:rsidR="000C1F27" w:rsidRPr="007A16ED" w:rsidRDefault="000C1F27" w:rsidP="000C1F27">
      <w:pPr>
        <w:pStyle w:val="BODY"/>
        <w:widowControl w:val="0"/>
        <w:spacing w:before="60" w:after="60"/>
        <w:ind w:left="720" w:right="1440"/>
        <w:jc w:val="both"/>
        <w:rPr>
          <w:rFonts w:ascii="Calibri" w:hAnsi="Calibri" w:cs="Calibri"/>
          <w:color w:val="auto"/>
          <w:lang w:eastAsia="x-none"/>
        </w:rPr>
      </w:pPr>
      <w:r w:rsidRPr="00313014">
        <w:rPr>
          <w:rFonts w:ascii="Calibri" w:hAnsi="Calibri" w:cs="Calibri"/>
          <w:color w:val="EE0000"/>
          <w:lang w:eastAsia="x-none"/>
        </w:rPr>
        <w:t xml:space="preserve">Heb 9:3  </w:t>
      </w:r>
      <w:r w:rsidRPr="007A16ED">
        <w:rPr>
          <w:rFonts w:ascii="Calibri" w:hAnsi="Calibri" w:cs="Calibri"/>
          <w:color w:val="auto"/>
          <w:lang w:eastAsia="x-none"/>
        </w:rPr>
        <w:t>And after the second veil, the tabernacle which is called the Holiest of all; </w:t>
      </w:r>
    </w:p>
    <w:p w14:paraId="401E2511" w14:textId="77777777" w:rsidR="000C1F27" w:rsidRPr="007A16ED" w:rsidRDefault="000C1F27" w:rsidP="000C1F27">
      <w:pPr>
        <w:pStyle w:val="BODY"/>
        <w:widowControl w:val="0"/>
        <w:spacing w:before="60" w:after="60"/>
        <w:ind w:left="720" w:right="1440"/>
        <w:jc w:val="both"/>
        <w:rPr>
          <w:rFonts w:ascii="Calibri" w:hAnsi="Calibri" w:cs="Calibri"/>
          <w:color w:val="auto"/>
          <w:lang w:eastAsia="x-none"/>
        </w:rPr>
      </w:pPr>
      <w:r w:rsidRPr="007A16ED">
        <w:rPr>
          <w:rFonts w:ascii="Calibri" w:hAnsi="Calibri" w:cs="Calibri"/>
          <w:color w:val="auto"/>
          <w:lang w:eastAsia="x-none"/>
        </w:rPr>
        <w:t xml:space="preserve">Heb 9:4  Which had the golden censer, and </w:t>
      </w:r>
      <w:r w:rsidRPr="007A16ED">
        <w:rPr>
          <w:rFonts w:ascii="Calibri" w:hAnsi="Calibri" w:cs="Calibri"/>
          <w:b/>
          <w:bCs/>
          <w:color w:val="auto"/>
          <w:u w:val="single"/>
          <w:lang w:eastAsia="x-none"/>
        </w:rPr>
        <w:t>the ark of the covenant</w:t>
      </w:r>
      <w:r w:rsidRPr="007A16ED">
        <w:rPr>
          <w:rFonts w:ascii="Calibri" w:hAnsi="Calibri" w:cs="Calibri"/>
          <w:color w:val="auto"/>
          <w:lang w:eastAsia="x-none"/>
        </w:rPr>
        <w:t xml:space="preserve"> overlaid </w:t>
      </w:r>
      <w:proofErr w:type="spellStart"/>
      <w:r w:rsidRPr="007A16ED">
        <w:rPr>
          <w:rFonts w:ascii="Calibri" w:hAnsi="Calibri" w:cs="Calibri"/>
          <w:color w:val="auto"/>
          <w:lang w:eastAsia="x-none"/>
        </w:rPr>
        <w:t>round about</w:t>
      </w:r>
      <w:proofErr w:type="spellEnd"/>
      <w:r w:rsidRPr="007A16ED">
        <w:rPr>
          <w:rFonts w:ascii="Calibri" w:hAnsi="Calibri" w:cs="Calibri"/>
          <w:color w:val="auto"/>
          <w:lang w:eastAsia="x-none"/>
        </w:rPr>
        <w:t xml:space="preserve"> with gold, wherein </w:t>
      </w:r>
      <w:r w:rsidRPr="007A16ED">
        <w:rPr>
          <w:rFonts w:ascii="Calibri" w:hAnsi="Calibri" w:cs="Calibri"/>
          <w:i/>
          <w:iCs/>
          <w:color w:val="auto"/>
          <w:lang w:eastAsia="x-none"/>
        </w:rPr>
        <w:t>was</w:t>
      </w:r>
      <w:r w:rsidRPr="007A16ED">
        <w:rPr>
          <w:rFonts w:ascii="Calibri" w:hAnsi="Calibri" w:cs="Calibri"/>
          <w:color w:val="auto"/>
          <w:lang w:eastAsia="x-none"/>
        </w:rPr>
        <w:t xml:space="preserve"> the golden pot that had manna, and Aaron's rod that budded, and the tables of the covenant; </w:t>
      </w:r>
    </w:p>
    <w:p w14:paraId="5F80C482" w14:textId="77777777" w:rsidR="000C1F27" w:rsidRPr="007A16ED" w:rsidRDefault="000C1F27" w:rsidP="000C1F27">
      <w:pPr>
        <w:tabs>
          <w:tab w:val="left" w:pos="990"/>
        </w:tabs>
        <w:ind w:left="720" w:right="1440"/>
        <w:jc w:val="both"/>
        <w:rPr>
          <w:rFonts w:ascii="Calibri" w:hAnsi="Calibri" w:cs="Calibri"/>
          <w:sz w:val="26"/>
          <w:szCs w:val="26"/>
        </w:rPr>
      </w:pPr>
      <w:r w:rsidRPr="007A16ED">
        <w:rPr>
          <w:rFonts w:ascii="Calibri" w:hAnsi="Calibri" w:cs="Calibri"/>
          <w:lang w:eastAsia="x-none"/>
        </w:rPr>
        <w:t xml:space="preserve">Heb </w:t>
      </w:r>
      <w:proofErr w:type="gramStart"/>
      <w:r w:rsidRPr="007A16ED">
        <w:rPr>
          <w:rFonts w:ascii="Calibri" w:hAnsi="Calibri" w:cs="Calibri"/>
          <w:lang w:eastAsia="x-none"/>
        </w:rPr>
        <w:t>9:5  And</w:t>
      </w:r>
      <w:proofErr w:type="gramEnd"/>
      <w:r w:rsidRPr="007A16ED">
        <w:rPr>
          <w:rFonts w:ascii="Calibri" w:hAnsi="Calibri" w:cs="Calibri"/>
          <w:lang w:eastAsia="x-none"/>
        </w:rPr>
        <w:t xml:space="preserve"> over it </w:t>
      </w:r>
      <w:r w:rsidRPr="007A16ED">
        <w:rPr>
          <w:rFonts w:ascii="Calibri" w:hAnsi="Calibri" w:cs="Calibri"/>
          <w:b/>
          <w:bCs/>
          <w:u w:val="single"/>
          <w:lang w:eastAsia="x-none"/>
        </w:rPr>
        <w:t>the cherubims of glory</w:t>
      </w:r>
      <w:r w:rsidRPr="007A16ED">
        <w:rPr>
          <w:rFonts w:ascii="Calibri" w:hAnsi="Calibri" w:cs="Calibri"/>
          <w:lang w:eastAsia="x-none"/>
        </w:rPr>
        <w:t xml:space="preserve"> </w:t>
      </w:r>
      <w:r w:rsidRPr="007A16ED">
        <w:rPr>
          <w:rFonts w:ascii="Calibri" w:hAnsi="Calibri" w:cs="Calibri"/>
          <w:u w:val="single"/>
          <w:lang w:eastAsia="x-none"/>
        </w:rPr>
        <w:t xml:space="preserve">shadowing the </w:t>
      </w:r>
      <w:proofErr w:type="gramStart"/>
      <w:r w:rsidRPr="007A16ED">
        <w:rPr>
          <w:rFonts w:ascii="Calibri" w:hAnsi="Calibri" w:cs="Calibri"/>
          <w:u w:val="single"/>
          <w:lang w:eastAsia="x-none"/>
        </w:rPr>
        <w:t>mercyseat</w:t>
      </w:r>
      <w:proofErr w:type="gramEnd"/>
      <w:r w:rsidRPr="007A16ED">
        <w:rPr>
          <w:rFonts w:ascii="Calibri" w:hAnsi="Calibri" w:cs="Calibri"/>
          <w:lang w:eastAsia="x-none"/>
        </w:rPr>
        <w:t xml:space="preserve">; </w:t>
      </w:r>
      <w:r w:rsidRPr="007A16ED">
        <w:rPr>
          <w:rFonts w:ascii="Calibri" w:hAnsi="Calibri" w:cs="Calibri"/>
          <w:b/>
          <w:bCs/>
          <w:u w:val="single"/>
          <w:lang w:eastAsia="x-none"/>
        </w:rPr>
        <w:t>of which we cannot now speak particularly</w:t>
      </w:r>
      <w:r w:rsidRPr="007A16ED">
        <w:rPr>
          <w:rFonts w:ascii="Calibri" w:hAnsi="Calibri" w:cs="Calibri"/>
          <w:lang w:eastAsia="x-none"/>
        </w:rPr>
        <w:t>. </w:t>
      </w:r>
    </w:p>
    <w:p w14:paraId="3EC4B234" w14:textId="77777777" w:rsidR="000C1F27" w:rsidRDefault="000C1F27"/>
    <w:p w14:paraId="729E6A00" w14:textId="0013A275" w:rsidR="006C7FA7" w:rsidRPr="00C7569C" w:rsidRDefault="006C7FA7">
      <w:pPr>
        <w:rPr>
          <w:rFonts w:ascii="Calibri" w:hAnsi="Calibri" w:cs="Calibri"/>
          <w:sz w:val="26"/>
          <w:szCs w:val="26"/>
        </w:rPr>
      </w:pPr>
      <w:r w:rsidRPr="00C7569C">
        <w:rPr>
          <w:rFonts w:ascii="Calibri" w:hAnsi="Calibri" w:cs="Calibri"/>
          <w:sz w:val="26"/>
          <w:szCs w:val="26"/>
        </w:rPr>
        <w:t xml:space="preserve">Paul says that, concerning the </w:t>
      </w:r>
      <w:r w:rsidR="007A16ED">
        <w:rPr>
          <w:rFonts w:ascii="Calibri" w:hAnsi="Calibri" w:cs="Calibri"/>
          <w:sz w:val="26"/>
          <w:szCs w:val="26"/>
        </w:rPr>
        <w:t>“</w:t>
      </w:r>
      <w:r w:rsidRPr="00C7569C">
        <w:rPr>
          <w:rFonts w:ascii="Calibri" w:hAnsi="Calibri" w:cs="Calibri"/>
          <w:sz w:val="26"/>
          <w:szCs w:val="26"/>
        </w:rPr>
        <w:t>cherubims of glory</w:t>
      </w:r>
      <w:r w:rsidR="007A16ED">
        <w:rPr>
          <w:rFonts w:ascii="Calibri" w:hAnsi="Calibri" w:cs="Calibri"/>
          <w:sz w:val="26"/>
          <w:szCs w:val="26"/>
        </w:rPr>
        <w:t>”</w:t>
      </w:r>
      <w:r w:rsidRPr="00C7569C">
        <w:rPr>
          <w:rFonts w:ascii="Calibri" w:hAnsi="Calibri" w:cs="Calibri"/>
          <w:sz w:val="26"/>
          <w:szCs w:val="26"/>
        </w:rPr>
        <w:t xml:space="preserve">, “we cannot now speak particularly”. There was a reason for this, and it is the same reason that he could also not speak of </w:t>
      </w:r>
      <w:r w:rsidRPr="00C7569C">
        <w:rPr>
          <w:rFonts w:ascii="Calibri" w:hAnsi="Calibri" w:cs="Calibri"/>
          <w:i/>
          <w:iCs/>
          <w:sz w:val="26"/>
          <w:szCs w:val="26"/>
        </w:rPr>
        <w:lastRenderedPageBreak/>
        <w:t>Melchizedek Order</w:t>
      </w:r>
      <w:r w:rsidRPr="00C7569C">
        <w:rPr>
          <w:rFonts w:ascii="Calibri" w:hAnsi="Calibri" w:cs="Calibri"/>
          <w:sz w:val="26"/>
          <w:szCs w:val="26"/>
        </w:rPr>
        <w:t>. It was because they did not have “ears to hear” because they did not have the Word of God abiding in them:</w:t>
      </w:r>
    </w:p>
    <w:p w14:paraId="5010C027" w14:textId="77777777" w:rsidR="00C7569C" w:rsidRDefault="00C7569C">
      <w:pPr>
        <w:rPr>
          <w:b/>
          <w:bCs/>
          <w:color w:val="8D7221"/>
          <w:lang w:eastAsia="x-none"/>
        </w:rPr>
      </w:pPr>
    </w:p>
    <w:p w14:paraId="5E7E8815" w14:textId="69D94AA0" w:rsidR="006C7FA7" w:rsidRPr="007A16ED" w:rsidRDefault="00C7569C" w:rsidP="00C7569C">
      <w:pPr>
        <w:ind w:left="720" w:right="1440"/>
        <w:jc w:val="both"/>
        <w:rPr>
          <w:rFonts w:ascii="Calibri" w:hAnsi="Calibri" w:cs="Calibri"/>
          <w:color w:val="EE0000"/>
          <w:lang w:eastAsia="x-none"/>
        </w:rPr>
      </w:pPr>
      <w:r w:rsidRPr="007A16ED">
        <w:rPr>
          <w:rFonts w:ascii="Calibri" w:hAnsi="Calibri" w:cs="Calibri"/>
          <w:lang w:eastAsia="x-none"/>
        </w:rPr>
        <w:t xml:space="preserve">Joh </w:t>
      </w:r>
      <w:proofErr w:type="gramStart"/>
      <w:r w:rsidRPr="007A16ED">
        <w:rPr>
          <w:rFonts w:ascii="Calibri" w:hAnsi="Calibri" w:cs="Calibri"/>
          <w:lang w:eastAsia="x-none"/>
        </w:rPr>
        <w:t xml:space="preserve">5:38  </w:t>
      </w:r>
      <w:r w:rsidRPr="007A16ED">
        <w:rPr>
          <w:rFonts w:ascii="Calibri" w:hAnsi="Calibri" w:cs="Calibri"/>
          <w:color w:val="EE0000"/>
          <w:lang w:eastAsia="x-none"/>
        </w:rPr>
        <w:t>And</w:t>
      </w:r>
      <w:proofErr w:type="gramEnd"/>
      <w:r w:rsidRPr="007A16ED">
        <w:rPr>
          <w:rFonts w:ascii="Calibri" w:hAnsi="Calibri" w:cs="Calibri"/>
          <w:color w:val="EE0000"/>
          <w:lang w:eastAsia="x-none"/>
        </w:rPr>
        <w:t xml:space="preserve"> </w:t>
      </w:r>
      <w:r w:rsidRPr="007A16ED">
        <w:rPr>
          <w:rFonts w:ascii="Calibri" w:hAnsi="Calibri" w:cs="Calibri"/>
          <w:b/>
          <w:bCs/>
          <w:color w:val="EE0000"/>
          <w:u w:val="single"/>
          <w:lang w:eastAsia="x-none"/>
        </w:rPr>
        <w:t>ye have not his word abiding in you</w:t>
      </w:r>
      <w:r w:rsidRPr="007A16ED">
        <w:rPr>
          <w:rFonts w:ascii="Calibri" w:hAnsi="Calibri" w:cs="Calibri"/>
          <w:color w:val="EE0000"/>
          <w:lang w:eastAsia="x-none"/>
        </w:rPr>
        <w:t>: for whom he hath sent, him ye believe not. </w:t>
      </w:r>
    </w:p>
    <w:p w14:paraId="34FC07F0" w14:textId="77777777" w:rsidR="00C7569C" w:rsidRPr="00C7569C" w:rsidRDefault="00C7569C" w:rsidP="00C7569C">
      <w:pPr>
        <w:ind w:left="720" w:right="1440"/>
        <w:jc w:val="both"/>
        <w:rPr>
          <w:rFonts w:ascii="Calibri" w:hAnsi="Calibri" w:cs="Calibri"/>
          <w:b/>
          <w:bCs/>
          <w:color w:val="8D7221"/>
          <w:lang w:eastAsia="x-none"/>
        </w:rPr>
      </w:pPr>
    </w:p>
    <w:p w14:paraId="05386FD2" w14:textId="2DA884D1" w:rsidR="00C7569C" w:rsidRPr="00C7569C" w:rsidRDefault="00C7569C" w:rsidP="00C7569C">
      <w:pPr>
        <w:ind w:left="720" w:right="1440"/>
        <w:jc w:val="both"/>
        <w:rPr>
          <w:rFonts w:ascii="Calibri" w:hAnsi="Calibri" w:cs="Calibri"/>
          <w:lang w:eastAsia="x-none"/>
        </w:rPr>
      </w:pPr>
      <w:r w:rsidRPr="007A16ED">
        <w:rPr>
          <w:rFonts w:ascii="Calibri" w:hAnsi="Calibri" w:cs="Calibri"/>
          <w:lang w:eastAsia="x-none"/>
        </w:rPr>
        <w:t xml:space="preserve">Joh 8:43  </w:t>
      </w:r>
      <w:r w:rsidRPr="007A16ED">
        <w:rPr>
          <w:rFonts w:ascii="Calibri" w:hAnsi="Calibri" w:cs="Calibri"/>
          <w:b/>
          <w:bCs/>
          <w:color w:val="EE0000"/>
          <w:u w:val="single"/>
          <w:lang w:eastAsia="x-none"/>
        </w:rPr>
        <w:t>Why do ye not understand my speech</w:t>
      </w:r>
      <w:r w:rsidRPr="007A16ED">
        <w:rPr>
          <w:rFonts w:ascii="Calibri" w:hAnsi="Calibri" w:cs="Calibri"/>
          <w:color w:val="EE0000"/>
          <w:lang w:eastAsia="x-none"/>
        </w:rPr>
        <w:t xml:space="preserve">? </w:t>
      </w:r>
      <w:r w:rsidRPr="007A16ED">
        <w:rPr>
          <w:rFonts w:ascii="Calibri" w:hAnsi="Calibri" w:cs="Calibri"/>
          <w:i/>
          <w:iCs/>
          <w:color w:val="EE0000"/>
          <w:lang w:eastAsia="x-none"/>
        </w:rPr>
        <w:t>even</w:t>
      </w:r>
      <w:r w:rsidRPr="007A16ED">
        <w:rPr>
          <w:rFonts w:ascii="Calibri" w:hAnsi="Calibri" w:cs="Calibri"/>
          <w:color w:val="EE0000"/>
          <w:lang w:eastAsia="x-none"/>
        </w:rPr>
        <w:t xml:space="preserve"> because ye cannot hear my word. </w:t>
      </w:r>
    </w:p>
    <w:p w14:paraId="1EE51F57" w14:textId="77777777" w:rsidR="00C7569C" w:rsidRPr="00C7569C" w:rsidRDefault="00C7569C">
      <w:pPr>
        <w:rPr>
          <w:rFonts w:ascii="Calibri" w:hAnsi="Calibri" w:cs="Calibri"/>
          <w:sz w:val="26"/>
          <w:szCs w:val="26"/>
        </w:rPr>
      </w:pPr>
    </w:p>
    <w:p w14:paraId="4F6A161E" w14:textId="0383D352" w:rsidR="00C7569C" w:rsidRDefault="00C7569C">
      <w:pPr>
        <w:rPr>
          <w:rFonts w:ascii="Calibri" w:hAnsi="Calibri" w:cs="Calibri"/>
          <w:sz w:val="26"/>
          <w:szCs w:val="26"/>
        </w:rPr>
      </w:pPr>
      <w:r>
        <w:rPr>
          <w:rFonts w:ascii="Calibri" w:hAnsi="Calibri" w:cs="Calibri"/>
          <w:sz w:val="26"/>
          <w:szCs w:val="26"/>
        </w:rPr>
        <w:t>Yashua (Jesus) Himself is the Word of God that is our identity:</w:t>
      </w:r>
    </w:p>
    <w:p w14:paraId="37A6F8D0" w14:textId="77777777" w:rsidR="00C7569C" w:rsidRDefault="00C7569C" w:rsidP="00C7569C">
      <w:pPr>
        <w:pStyle w:val="BODY"/>
        <w:widowControl w:val="0"/>
        <w:spacing w:before="60" w:after="60"/>
        <w:ind w:left="720" w:right="1440"/>
        <w:rPr>
          <w:rFonts w:ascii="Calibri" w:hAnsi="Calibri" w:cs="Calibri"/>
          <w:color w:val="EE0000"/>
          <w:lang w:eastAsia="x-none"/>
        </w:rPr>
      </w:pPr>
    </w:p>
    <w:p w14:paraId="363E2A09" w14:textId="3CBCF244" w:rsidR="00C7569C" w:rsidRPr="007A16ED" w:rsidRDefault="00C7569C" w:rsidP="00C7569C">
      <w:pPr>
        <w:pStyle w:val="BODY"/>
        <w:widowControl w:val="0"/>
        <w:spacing w:before="60" w:after="60"/>
        <w:ind w:left="720" w:right="1440"/>
        <w:rPr>
          <w:rFonts w:ascii="Calibri" w:hAnsi="Calibri" w:cs="Calibri"/>
          <w:color w:val="auto"/>
          <w:lang w:eastAsia="x-none"/>
        </w:rPr>
      </w:pPr>
      <w:r w:rsidRPr="00C7569C">
        <w:rPr>
          <w:rFonts w:ascii="Calibri" w:hAnsi="Calibri" w:cs="Calibri"/>
          <w:color w:val="EE0000"/>
          <w:lang w:eastAsia="x-none"/>
        </w:rPr>
        <w:t xml:space="preserve">Jas 1:23  </w:t>
      </w:r>
      <w:r w:rsidRPr="007A16ED">
        <w:rPr>
          <w:rFonts w:ascii="Calibri" w:hAnsi="Calibri" w:cs="Calibri"/>
          <w:color w:val="auto"/>
          <w:lang w:eastAsia="x-none"/>
        </w:rPr>
        <w:t xml:space="preserve">For if any be </w:t>
      </w:r>
      <w:r w:rsidRPr="007A16ED">
        <w:rPr>
          <w:rFonts w:ascii="Calibri" w:hAnsi="Calibri" w:cs="Calibri"/>
          <w:b/>
          <w:bCs/>
          <w:color w:val="auto"/>
          <w:u w:val="single"/>
          <w:lang w:eastAsia="x-none"/>
        </w:rPr>
        <w:t>a hearer of the word</w:t>
      </w:r>
      <w:r w:rsidRPr="007A16ED">
        <w:rPr>
          <w:rFonts w:ascii="Calibri" w:hAnsi="Calibri" w:cs="Calibri"/>
          <w:color w:val="auto"/>
          <w:lang w:eastAsia="x-none"/>
        </w:rPr>
        <w:t xml:space="preserve">, and not a doer, he is like unto </w:t>
      </w:r>
      <w:r w:rsidRPr="007A16ED">
        <w:rPr>
          <w:rFonts w:ascii="Calibri" w:hAnsi="Calibri" w:cs="Calibri"/>
          <w:b/>
          <w:bCs/>
          <w:color w:val="auto"/>
          <w:u w:val="single"/>
          <w:lang w:eastAsia="x-none"/>
        </w:rPr>
        <w:t>a man beholding his natural face in a glass</w:t>
      </w:r>
      <w:r w:rsidRPr="007A16ED">
        <w:rPr>
          <w:rFonts w:ascii="Calibri" w:hAnsi="Calibri" w:cs="Calibri"/>
          <w:color w:val="auto"/>
          <w:lang w:eastAsia="x-none"/>
        </w:rPr>
        <w:t>: </w:t>
      </w:r>
    </w:p>
    <w:p w14:paraId="2D6D7A71" w14:textId="09DF79D5" w:rsidR="00C7569C" w:rsidRPr="007A16ED" w:rsidRDefault="00C7569C" w:rsidP="00C7569C">
      <w:pPr>
        <w:ind w:left="720" w:right="1440"/>
        <w:rPr>
          <w:rFonts w:ascii="Calibri" w:hAnsi="Calibri" w:cs="Calibri"/>
          <w:lang w:eastAsia="x-none"/>
        </w:rPr>
      </w:pPr>
      <w:r w:rsidRPr="007A16ED">
        <w:rPr>
          <w:rFonts w:ascii="Calibri" w:hAnsi="Calibri" w:cs="Calibri"/>
          <w:lang w:eastAsia="x-none"/>
        </w:rPr>
        <w:t xml:space="preserve">Jas </w:t>
      </w:r>
      <w:proofErr w:type="gramStart"/>
      <w:r w:rsidRPr="007A16ED">
        <w:rPr>
          <w:rFonts w:ascii="Calibri" w:hAnsi="Calibri" w:cs="Calibri"/>
          <w:lang w:eastAsia="x-none"/>
        </w:rPr>
        <w:t>1:24  For</w:t>
      </w:r>
      <w:proofErr w:type="gramEnd"/>
      <w:r w:rsidRPr="007A16ED">
        <w:rPr>
          <w:rFonts w:ascii="Calibri" w:hAnsi="Calibri" w:cs="Calibri"/>
          <w:lang w:eastAsia="x-none"/>
        </w:rPr>
        <w:t xml:space="preserve"> </w:t>
      </w:r>
      <w:proofErr w:type="spellStart"/>
      <w:r w:rsidRPr="007A16ED">
        <w:rPr>
          <w:rFonts w:ascii="Calibri" w:hAnsi="Calibri" w:cs="Calibri"/>
          <w:lang w:eastAsia="x-none"/>
        </w:rPr>
        <w:t>he</w:t>
      </w:r>
      <w:proofErr w:type="spellEnd"/>
      <w:r w:rsidRPr="007A16ED">
        <w:rPr>
          <w:rFonts w:ascii="Calibri" w:hAnsi="Calibri" w:cs="Calibri"/>
          <w:lang w:eastAsia="x-none"/>
        </w:rPr>
        <w:t xml:space="preserve"> </w:t>
      </w:r>
      <w:proofErr w:type="spellStart"/>
      <w:r w:rsidRPr="007A16ED">
        <w:rPr>
          <w:rFonts w:ascii="Calibri" w:hAnsi="Calibri" w:cs="Calibri"/>
          <w:lang w:eastAsia="x-none"/>
        </w:rPr>
        <w:t>beholdeth</w:t>
      </w:r>
      <w:proofErr w:type="spellEnd"/>
      <w:r w:rsidRPr="007A16ED">
        <w:rPr>
          <w:rFonts w:ascii="Calibri" w:hAnsi="Calibri" w:cs="Calibri"/>
          <w:lang w:eastAsia="x-none"/>
        </w:rPr>
        <w:t xml:space="preserve"> himself, and </w:t>
      </w:r>
      <w:proofErr w:type="spellStart"/>
      <w:r w:rsidRPr="007A16ED">
        <w:rPr>
          <w:rFonts w:ascii="Calibri" w:hAnsi="Calibri" w:cs="Calibri"/>
          <w:lang w:eastAsia="x-none"/>
        </w:rPr>
        <w:t>goeth</w:t>
      </w:r>
      <w:proofErr w:type="spellEnd"/>
      <w:r w:rsidRPr="007A16ED">
        <w:rPr>
          <w:rFonts w:ascii="Calibri" w:hAnsi="Calibri" w:cs="Calibri"/>
          <w:lang w:eastAsia="x-none"/>
        </w:rPr>
        <w:t xml:space="preserve"> his way, and straightway </w:t>
      </w:r>
      <w:proofErr w:type="spellStart"/>
      <w:r w:rsidRPr="007A16ED">
        <w:rPr>
          <w:rFonts w:ascii="Calibri" w:hAnsi="Calibri" w:cs="Calibri"/>
          <w:b/>
          <w:bCs/>
          <w:u w:val="single"/>
          <w:lang w:eastAsia="x-none"/>
        </w:rPr>
        <w:t>forgetteth</w:t>
      </w:r>
      <w:proofErr w:type="spellEnd"/>
      <w:r w:rsidRPr="007A16ED">
        <w:rPr>
          <w:rFonts w:ascii="Calibri" w:hAnsi="Calibri" w:cs="Calibri"/>
          <w:b/>
          <w:bCs/>
          <w:u w:val="single"/>
          <w:lang w:eastAsia="x-none"/>
        </w:rPr>
        <w:t xml:space="preserve"> what manner of man he was</w:t>
      </w:r>
      <w:r w:rsidRPr="007A16ED">
        <w:rPr>
          <w:rFonts w:ascii="Calibri" w:hAnsi="Calibri" w:cs="Calibri"/>
          <w:lang w:eastAsia="x-none"/>
        </w:rPr>
        <w:t>. </w:t>
      </w:r>
    </w:p>
    <w:p w14:paraId="126ED143" w14:textId="77777777" w:rsidR="007A16ED" w:rsidRPr="00C7569C" w:rsidRDefault="007A16ED" w:rsidP="00C7569C">
      <w:pPr>
        <w:ind w:left="720" w:right="1440"/>
        <w:rPr>
          <w:rFonts w:ascii="Calibri" w:hAnsi="Calibri" w:cs="Calibri"/>
          <w:sz w:val="26"/>
          <w:szCs w:val="26"/>
        </w:rPr>
      </w:pPr>
    </w:p>
    <w:p w14:paraId="02D7C0C8" w14:textId="65299BF9" w:rsidR="00C7569C" w:rsidRDefault="00C7569C">
      <w:pPr>
        <w:rPr>
          <w:rFonts w:ascii="Calibri" w:hAnsi="Calibri" w:cs="Calibri"/>
          <w:sz w:val="26"/>
          <w:szCs w:val="26"/>
        </w:rPr>
      </w:pPr>
      <w:r>
        <w:rPr>
          <w:rFonts w:ascii="Calibri" w:hAnsi="Calibri" w:cs="Calibri"/>
          <w:sz w:val="26"/>
          <w:szCs w:val="26"/>
        </w:rPr>
        <w:t xml:space="preserve">Looking at Yashua the Word in Scripture is like looking into a mirror and seeing yourself. This is what James just said. Yashua told the Jews that the Identity of </w:t>
      </w:r>
      <w:r w:rsidRPr="00214777">
        <w:rPr>
          <w:rFonts w:ascii="Calibri" w:hAnsi="Calibri" w:cs="Calibri"/>
          <w:color w:val="EE0000"/>
          <w:sz w:val="26"/>
          <w:szCs w:val="26"/>
        </w:rPr>
        <w:t xml:space="preserve">Gen 1:26 </w:t>
      </w:r>
      <w:r>
        <w:rPr>
          <w:rFonts w:ascii="Calibri" w:hAnsi="Calibri" w:cs="Calibri"/>
          <w:sz w:val="26"/>
          <w:szCs w:val="26"/>
        </w:rPr>
        <w:t>is standing right in front of them, speaking the Law and the Prophets in unfolding revelation, and they cannot hear His Word, nor understand His speech, because they do not have the written Word abiding in them. Therefore, nothing in them bears witness to the one who is standing before them</w:t>
      </w:r>
      <w:r w:rsidR="00C6237D">
        <w:rPr>
          <w:rFonts w:ascii="Calibri" w:hAnsi="Calibri" w:cs="Calibri"/>
          <w:sz w:val="26"/>
          <w:szCs w:val="26"/>
        </w:rPr>
        <w:t>,</w:t>
      </w:r>
      <w:r>
        <w:rPr>
          <w:rFonts w:ascii="Calibri" w:hAnsi="Calibri" w:cs="Calibri"/>
          <w:sz w:val="26"/>
          <w:szCs w:val="26"/>
        </w:rPr>
        <w:t xml:space="preserve"> the One unveiling the mysteries hidden in the Old Testament of Yahweh our Father.</w:t>
      </w:r>
    </w:p>
    <w:p w14:paraId="4796105B" w14:textId="77777777" w:rsidR="007A16ED" w:rsidRDefault="007A16ED">
      <w:pPr>
        <w:rPr>
          <w:rFonts w:ascii="Calibri" w:hAnsi="Calibri" w:cs="Calibri"/>
          <w:sz w:val="26"/>
          <w:szCs w:val="26"/>
        </w:rPr>
      </w:pPr>
    </w:p>
    <w:p w14:paraId="1B734563" w14:textId="77777777" w:rsidR="00214777" w:rsidRPr="007A16ED" w:rsidRDefault="00214777" w:rsidP="00214777">
      <w:pPr>
        <w:pStyle w:val="BODY"/>
        <w:widowControl w:val="0"/>
        <w:spacing w:before="60" w:after="60"/>
        <w:ind w:left="720" w:right="1440"/>
        <w:jc w:val="both"/>
        <w:rPr>
          <w:rFonts w:ascii="Calibri" w:hAnsi="Calibri" w:cs="Calibri"/>
          <w:color w:val="EE0000"/>
          <w:lang w:eastAsia="x-none"/>
        </w:rPr>
      </w:pPr>
      <w:r w:rsidRPr="007A16ED">
        <w:rPr>
          <w:rFonts w:ascii="Calibri" w:hAnsi="Calibri" w:cs="Calibri"/>
          <w:color w:val="auto"/>
          <w:lang w:eastAsia="x-none"/>
        </w:rPr>
        <w:t xml:space="preserve">Joh 5:39  </w:t>
      </w:r>
      <w:r w:rsidRPr="007A16ED">
        <w:rPr>
          <w:rFonts w:ascii="Calibri" w:hAnsi="Calibri" w:cs="Calibri"/>
          <w:color w:val="EE0000"/>
          <w:lang w:eastAsia="x-none"/>
        </w:rPr>
        <w:t>Search the scriptures; for in them ye think ye have eternal life: and they are they which testify of me. </w:t>
      </w:r>
    </w:p>
    <w:p w14:paraId="14B5D537" w14:textId="3039A9A7" w:rsidR="00C7569C" w:rsidRPr="00214777" w:rsidRDefault="00214777" w:rsidP="00214777">
      <w:pPr>
        <w:ind w:left="720" w:right="1440"/>
        <w:jc w:val="both"/>
        <w:rPr>
          <w:rFonts w:ascii="Calibri" w:hAnsi="Calibri" w:cs="Calibri"/>
          <w:sz w:val="26"/>
          <w:szCs w:val="26"/>
        </w:rPr>
      </w:pPr>
      <w:r w:rsidRPr="007A16ED">
        <w:rPr>
          <w:rFonts w:ascii="Calibri" w:hAnsi="Calibri" w:cs="Calibri"/>
          <w:lang w:eastAsia="x-none"/>
        </w:rPr>
        <w:t xml:space="preserve">Joh </w:t>
      </w:r>
      <w:proofErr w:type="gramStart"/>
      <w:r w:rsidRPr="007A16ED">
        <w:rPr>
          <w:rFonts w:ascii="Calibri" w:hAnsi="Calibri" w:cs="Calibri"/>
          <w:lang w:eastAsia="x-none"/>
        </w:rPr>
        <w:t xml:space="preserve">5:40  </w:t>
      </w:r>
      <w:r w:rsidRPr="007A16ED">
        <w:rPr>
          <w:rFonts w:ascii="Calibri" w:hAnsi="Calibri" w:cs="Calibri"/>
          <w:color w:val="EE0000"/>
          <w:lang w:eastAsia="x-none"/>
        </w:rPr>
        <w:t>And</w:t>
      </w:r>
      <w:proofErr w:type="gramEnd"/>
      <w:r w:rsidRPr="007A16ED">
        <w:rPr>
          <w:rFonts w:ascii="Calibri" w:hAnsi="Calibri" w:cs="Calibri"/>
          <w:color w:val="EE0000"/>
          <w:lang w:eastAsia="x-none"/>
        </w:rPr>
        <w:t xml:space="preserve"> ye will not come to me, that ye might have life. </w:t>
      </w:r>
    </w:p>
    <w:p w14:paraId="3AFD782C" w14:textId="77777777" w:rsidR="00214777" w:rsidRDefault="00214777">
      <w:pPr>
        <w:rPr>
          <w:rFonts w:ascii="Calibri" w:hAnsi="Calibri" w:cs="Calibri"/>
          <w:sz w:val="26"/>
          <w:szCs w:val="26"/>
        </w:rPr>
      </w:pPr>
    </w:p>
    <w:p w14:paraId="4FE56695" w14:textId="6963AC5C" w:rsidR="00214777" w:rsidRDefault="00214777">
      <w:pPr>
        <w:rPr>
          <w:rFonts w:ascii="Calibri" w:hAnsi="Calibri" w:cs="Calibri"/>
          <w:sz w:val="26"/>
          <w:szCs w:val="26"/>
        </w:rPr>
      </w:pPr>
      <w:r>
        <w:rPr>
          <w:rFonts w:ascii="Calibri" w:hAnsi="Calibri" w:cs="Calibri"/>
          <w:sz w:val="26"/>
          <w:szCs w:val="26"/>
        </w:rPr>
        <w:t>Yashua is the Living Word, but He is not different than the written Word</w:t>
      </w:r>
      <w:r w:rsidR="0068254B">
        <w:rPr>
          <w:rFonts w:ascii="Calibri" w:hAnsi="Calibri" w:cs="Calibri"/>
          <w:sz w:val="26"/>
          <w:szCs w:val="26"/>
        </w:rPr>
        <w:t>. I</w:t>
      </w:r>
      <w:r>
        <w:rPr>
          <w:rFonts w:ascii="Calibri" w:hAnsi="Calibri" w:cs="Calibri"/>
          <w:sz w:val="26"/>
          <w:szCs w:val="26"/>
        </w:rPr>
        <w:t xml:space="preserve">n fact, He is the exact expression of everything that Yahweh </w:t>
      </w:r>
      <w:r w:rsidR="007A16ED">
        <w:rPr>
          <w:rFonts w:ascii="Calibri" w:hAnsi="Calibri" w:cs="Calibri"/>
          <w:sz w:val="26"/>
          <w:szCs w:val="26"/>
        </w:rPr>
        <w:t>encoded</w:t>
      </w:r>
      <w:r>
        <w:rPr>
          <w:rFonts w:ascii="Calibri" w:hAnsi="Calibri" w:cs="Calibri"/>
          <w:sz w:val="26"/>
          <w:szCs w:val="26"/>
        </w:rPr>
        <w:t xml:space="preserve"> in the 22 Paleo letters of His </w:t>
      </w:r>
      <w:r>
        <w:rPr>
          <w:rFonts w:ascii="Calibri" w:hAnsi="Calibri" w:cs="Calibri"/>
          <w:sz w:val="26"/>
          <w:szCs w:val="26"/>
        </w:rPr>
        <w:lastRenderedPageBreak/>
        <w:t xml:space="preserve">ancient language and then brought forth in the </w:t>
      </w:r>
      <w:r w:rsidR="007A16ED">
        <w:rPr>
          <w:rFonts w:ascii="Calibri" w:hAnsi="Calibri" w:cs="Calibri"/>
          <w:sz w:val="26"/>
          <w:szCs w:val="26"/>
        </w:rPr>
        <w:t xml:space="preserve">Old Testament </w:t>
      </w:r>
      <w:r>
        <w:rPr>
          <w:rFonts w:ascii="Calibri" w:hAnsi="Calibri" w:cs="Calibri"/>
          <w:sz w:val="26"/>
          <w:szCs w:val="26"/>
        </w:rPr>
        <w:t xml:space="preserve">law </w:t>
      </w:r>
      <w:r w:rsidR="007A16ED">
        <w:rPr>
          <w:rFonts w:ascii="Calibri" w:hAnsi="Calibri" w:cs="Calibri"/>
          <w:sz w:val="26"/>
          <w:szCs w:val="26"/>
        </w:rPr>
        <w:t>and prophets</w:t>
      </w:r>
      <w:r>
        <w:rPr>
          <w:rFonts w:ascii="Calibri" w:hAnsi="Calibri" w:cs="Calibri"/>
          <w:sz w:val="26"/>
          <w:szCs w:val="26"/>
        </w:rPr>
        <w:t>. This is why Moses (law) and Elijah (prophets) stood with Him as witnesses of His transfiguration (</w:t>
      </w:r>
      <w:r w:rsidRPr="00214777">
        <w:rPr>
          <w:rFonts w:ascii="Calibri" w:hAnsi="Calibri" w:cs="Calibri"/>
          <w:color w:val="EE0000"/>
          <w:sz w:val="26"/>
          <w:szCs w:val="26"/>
        </w:rPr>
        <w:t>Mat 17:1-3</w:t>
      </w:r>
      <w:r>
        <w:rPr>
          <w:rFonts w:ascii="Calibri" w:hAnsi="Calibri" w:cs="Calibri"/>
          <w:sz w:val="26"/>
          <w:szCs w:val="26"/>
        </w:rPr>
        <w:t>)</w:t>
      </w:r>
      <w:r w:rsidR="0068254B">
        <w:rPr>
          <w:rFonts w:ascii="Calibri" w:hAnsi="Calibri" w:cs="Calibri"/>
          <w:sz w:val="26"/>
          <w:szCs w:val="26"/>
        </w:rPr>
        <w:t>;</w:t>
      </w:r>
      <w:r>
        <w:rPr>
          <w:rFonts w:ascii="Calibri" w:hAnsi="Calibri" w:cs="Calibri"/>
          <w:sz w:val="26"/>
          <w:szCs w:val="26"/>
        </w:rPr>
        <w:t xml:space="preserve"> the law and the prophets </w:t>
      </w:r>
      <w:r w:rsidR="00C961C1">
        <w:rPr>
          <w:rFonts w:ascii="Calibri" w:hAnsi="Calibri" w:cs="Calibri"/>
          <w:sz w:val="26"/>
          <w:szCs w:val="26"/>
        </w:rPr>
        <w:t>validated</w:t>
      </w:r>
      <w:r>
        <w:rPr>
          <w:rFonts w:ascii="Calibri" w:hAnsi="Calibri" w:cs="Calibri"/>
          <w:sz w:val="26"/>
          <w:szCs w:val="26"/>
        </w:rPr>
        <w:t xml:space="preserve"> the “Word made flesh”</w:t>
      </w:r>
      <w:r w:rsidR="001127CC">
        <w:rPr>
          <w:rFonts w:ascii="Calibri" w:hAnsi="Calibri" w:cs="Calibri"/>
          <w:sz w:val="26"/>
          <w:szCs w:val="26"/>
        </w:rPr>
        <w:t>,</w:t>
      </w:r>
      <w:r>
        <w:rPr>
          <w:rFonts w:ascii="Calibri" w:hAnsi="Calibri" w:cs="Calibri"/>
          <w:sz w:val="26"/>
          <w:szCs w:val="26"/>
        </w:rPr>
        <w:t xml:space="preserve"> and the embodied Glory of the Father, as John also saw along with James and Peter:</w:t>
      </w:r>
    </w:p>
    <w:p w14:paraId="5D739DD8" w14:textId="77777777" w:rsidR="00214777" w:rsidRDefault="00214777">
      <w:pPr>
        <w:rPr>
          <w:rFonts w:ascii="Calibri" w:hAnsi="Calibri" w:cs="Calibri"/>
          <w:sz w:val="26"/>
          <w:szCs w:val="26"/>
        </w:rPr>
      </w:pPr>
    </w:p>
    <w:p w14:paraId="285D6CF9" w14:textId="47A08C47" w:rsidR="00214777" w:rsidRDefault="00214777" w:rsidP="00214777">
      <w:pPr>
        <w:ind w:left="720" w:right="1440"/>
        <w:rPr>
          <w:rFonts w:ascii="Calibri" w:hAnsi="Calibri" w:cs="Calibri"/>
          <w:lang w:eastAsia="x-none"/>
        </w:rPr>
      </w:pPr>
      <w:r w:rsidRPr="00214777">
        <w:rPr>
          <w:rFonts w:ascii="Calibri" w:hAnsi="Calibri" w:cs="Calibri"/>
          <w:color w:val="EE0000"/>
          <w:lang w:eastAsia="x-none"/>
        </w:rPr>
        <w:t xml:space="preserve">Joh </w:t>
      </w:r>
      <w:proofErr w:type="gramStart"/>
      <w:r w:rsidRPr="00214777">
        <w:rPr>
          <w:rFonts w:ascii="Calibri" w:hAnsi="Calibri" w:cs="Calibri"/>
          <w:color w:val="EE0000"/>
          <w:lang w:eastAsia="x-none"/>
        </w:rPr>
        <w:t xml:space="preserve">1:14  </w:t>
      </w:r>
      <w:r w:rsidRPr="001127CC">
        <w:rPr>
          <w:rFonts w:ascii="Calibri" w:hAnsi="Calibri" w:cs="Calibri"/>
          <w:lang w:eastAsia="x-none"/>
        </w:rPr>
        <w:t>And</w:t>
      </w:r>
      <w:proofErr w:type="gramEnd"/>
      <w:r w:rsidRPr="001127CC">
        <w:rPr>
          <w:rFonts w:ascii="Calibri" w:hAnsi="Calibri" w:cs="Calibri"/>
          <w:lang w:eastAsia="x-none"/>
        </w:rPr>
        <w:t xml:space="preserve"> </w:t>
      </w:r>
      <w:r w:rsidRPr="001127CC">
        <w:rPr>
          <w:rFonts w:ascii="Calibri" w:hAnsi="Calibri" w:cs="Calibri"/>
          <w:b/>
          <w:bCs/>
          <w:u w:val="single"/>
          <w:lang w:eastAsia="x-none"/>
        </w:rPr>
        <w:t>the Word was made flesh</w:t>
      </w:r>
      <w:r w:rsidRPr="001127CC">
        <w:rPr>
          <w:rFonts w:ascii="Calibri" w:hAnsi="Calibri" w:cs="Calibri"/>
          <w:lang w:eastAsia="x-none"/>
        </w:rPr>
        <w:t xml:space="preserve">, and dwelt among us, (and </w:t>
      </w:r>
      <w:r w:rsidRPr="001127CC">
        <w:rPr>
          <w:rFonts w:ascii="Calibri" w:hAnsi="Calibri" w:cs="Calibri"/>
          <w:b/>
          <w:bCs/>
          <w:u w:val="single"/>
          <w:lang w:eastAsia="x-none"/>
        </w:rPr>
        <w:t>we beheld his glory</w:t>
      </w:r>
      <w:r w:rsidRPr="001127CC">
        <w:rPr>
          <w:rFonts w:ascii="Calibri" w:hAnsi="Calibri" w:cs="Calibri"/>
          <w:lang w:eastAsia="x-none"/>
        </w:rPr>
        <w:t>, the glory as of the only begotten of the Father,) full of grace and truth. </w:t>
      </w:r>
    </w:p>
    <w:p w14:paraId="6D5CEACF" w14:textId="77777777" w:rsidR="001127CC" w:rsidRPr="001127CC" w:rsidRDefault="001127CC" w:rsidP="00214777">
      <w:pPr>
        <w:ind w:left="720" w:right="1440"/>
        <w:rPr>
          <w:rFonts w:ascii="Calibri" w:hAnsi="Calibri" w:cs="Calibri"/>
          <w:sz w:val="26"/>
          <w:szCs w:val="26"/>
        </w:rPr>
      </w:pPr>
    </w:p>
    <w:p w14:paraId="67F20FA8" w14:textId="77777777" w:rsidR="00214777" w:rsidRPr="001127CC" w:rsidRDefault="00214777" w:rsidP="00214777">
      <w:pPr>
        <w:pStyle w:val="BODY"/>
        <w:widowControl w:val="0"/>
        <w:spacing w:before="60" w:after="60"/>
        <w:ind w:left="720" w:right="1440"/>
        <w:rPr>
          <w:rFonts w:ascii="Calibri" w:hAnsi="Calibri" w:cs="Calibri"/>
          <w:color w:val="auto"/>
          <w:lang w:eastAsia="x-none"/>
        </w:rPr>
      </w:pPr>
      <w:r w:rsidRPr="001127CC">
        <w:rPr>
          <w:rFonts w:ascii="Calibri" w:hAnsi="Calibri" w:cs="Calibri"/>
          <w:color w:val="EE0000"/>
          <w:lang w:eastAsia="x-none"/>
        </w:rPr>
        <w:t xml:space="preserve">1Jn 1:1  </w:t>
      </w:r>
      <w:r w:rsidRPr="001127CC">
        <w:rPr>
          <w:rFonts w:ascii="Calibri" w:hAnsi="Calibri" w:cs="Calibri"/>
          <w:b/>
          <w:bCs/>
          <w:color w:val="auto"/>
          <w:u w:val="single"/>
          <w:lang w:eastAsia="x-none"/>
        </w:rPr>
        <w:t>That which was from the beginning</w:t>
      </w:r>
      <w:r w:rsidRPr="001127CC">
        <w:rPr>
          <w:rFonts w:ascii="Calibri" w:hAnsi="Calibri" w:cs="Calibri"/>
          <w:color w:val="auto"/>
          <w:lang w:eastAsia="x-none"/>
        </w:rPr>
        <w:t xml:space="preserve">, which we have heard, which we have seen with our eyes, which we have looked upon, and our hands have handled, of </w:t>
      </w:r>
      <w:r w:rsidRPr="001127CC">
        <w:rPr>
          <w:rFonts w:ascii="Calibri" w:hAnsi="Calibri" w:cs="Calibri"/>
          <w:b/>
          <w:bCs/>
          <w:color w:val="auto"/>
          <w:u w:val="single"/>
          <w:lang w:eastAsia="x-none"/>
        </w:rPr>
        <w:t>the Word of life</w:t>
      </w:r>
      <w:r w:rsidRPr="001127CC">
        <w:rPr>
          <w:rFonts w:ascii="Calibri" w:hAnsi="Calibri" w:cs="Calibri"/>
          <w:color w:val="auto"/>
          <w:lang w:eastAsia="x-none"/>
        </w:rPr>
        <w:t>; </w:t>
      </w:r>
    </w:p>
    <w:p w14:paraId="5F96FBD6" w14:textId="1D9E992E" w:rsidR="00214777" w:rsidRPr="001127CC" w:rsidRDefault="00214777" w:rsidP="00214777">
      <w:pPr>
        <w:ind w:left="720" w:right="1440"/>
        <w:rPr>
          <w:rFonts w:ascii="Calibri" w:hAnsi="Calibri" w:cs="Calibri"/>
          <w:sz w:val="26"/>
          <w:szCs w:val="26"/>
        </w:rPr>
      </w:pPr>
      <w:r w:rsidRPr="001127CC">
        <w:rPr>
          <w:rFonts w:ascii="Calibri" w:hAnsi="Calibri" w:cs="Calibri"/>
          <w:lang w:eastAsia="x-none"/>
        </w:rPr>
        <w:t xml:space="preserve">1Jn </w:t>
      </w:r>
      <w:proofErr w:type="gramStart"/>
      <w:r w:rsidRPr="001127CC">
        <w:rPr>
          <w:rFonts w:ascii="Calibri" w:hAnsi="Calibri" w:cs="Calibri"/>
          <w:lang w:eastAsia="x-none"/>
        </w:rPr>
        <w:t>1:2  (</w:t>
      </w:r>
      <w:proofErr w:type="gramEnd"/>
      <w:r w:rsidRPr="001127CC">
        <w:rPr>
          <w:rFonts w:ascii="Calibri" w:hAnsi="Calibri" w:cs="Calibri"/>
          <w:lang w:eastAsia="x-none"/>
        </w:rPr>
        <w:t xml:space="preserve">For </w:t>
      </w:r>
      <w:r w:rsidRPr="001127CC">
        <w:rPr>
          <w:rFonts w:ascii="Calibri" w:hAnsi="Calibri" w:cs="Calibri"/>
          <w:b/>
          <w:bCs/>
          <w:u w:val="single"/>
          <w:lang w:eastAsia="x-none"/>
        </w:rPr>
        <w:t xml:space="preserve">the life was manifested, and we have seen </w:t>
      </w:r>
      <w:r w:rsidRPr="001127CC">
        <w:rPr>
          <w:rFonts w:ascii="Calibri" w:hAnsi="Calibri" w:cs="Calibri"/>
          <w:b/>
          <w:bCs/>
          <w:i/>
          <w:iCs/>
          <w:u w:val="single"/>
          <w:lang w:eastAsia="x-none"/>
        </w:rPr>
        <w:t>it,</w:t>
      </w:r>
      <w:r w:rsidRPr="001127CC">
        <w:rPr>
          <w:rFonts w:ascii="Calibri" w:hAnsi="Calibri" w:cs="Calibri"/>
          <w:b/>
          <w:bCs/>
          <w:u w:val="single"/>
          <w:lang w:eastAsia="x-none"/>
        </w:rPr>
        <w:t xml:space="preserve"> and bear witness</w:t>
      </w:r>
      <w:r w:rsidRPr="001127CC">
        <w:rPr>
          <w:rFonts w:ascii="Calibri" w:hAnsi="Calibri" w:cs="Calibri"/>
          <w:lang w:eastAsia="x-none"/>
        </w:rPr>
        <w:t xml:space="preserve">, and shew unto you </w:t>
      </w:r>
      <w:r w:rsidRPr="001127CC">
        <w:rPr>
          <w:rFonts w:ascii="Calibri" w:hAnsi="Calibri" w:cs="Calibri"/>
          <w:b/>
          <w:bCs/>
          <w:u w:val="single"/>
          <w:lang w:eastAsia="x-none"/>
        </w:rPr>
        <w:t>that eternal life</w:t>
      </w:r>
      <w:r w:rsidRPr="001127CC">
        <w:rPr>
          <w:rFonts w:ascii="Calibri" w:hAnsi="Calibri" w:cs="Calibri"/>
          <w:lang w:eastAsia="x-none"/>
        </w:rPr>
        <w:t xml:space="preserve">, which was with the Father, and </w:t>
      </w:r>
      <w:r w:rsidRPr="001127CC">
        <w:rPr>
          <w:rFonts w:ascii="Calibri" w:hAnsi="Calibri" w:cs="Calibri"/>
          <w:b/>
          <w:bCs/>
          <w:u w:val="single"/>
          <w:lang w:eastAsia="x-none"/>
        </w:rPr>
        <w:t>was manifested unto us</w:t>
      </w:r>
      <w:r w:rsidRPr="001127CC">
        <w:rPr>
          <w:rFonts w:ascii="Calibri" w:hAnsi="Calibri" w:cs="Calibri"/>
          <w:lang w:eastAsia="x-none"/>
        </w:rPr>
        <w:t>…</w:t>
      </w:r>
    </w:p>
    <w:p w14:paraId="33BC3155" w14:textId="77777777" w:rsidR="00214777" w:rsidRDefault="00214777">
      <w:pPr>
        <w:rPr>
          <w:rFonts w:ascii="Calibri" w:hAnsi="Calibri" w:cs="Calibri"/>
          <w:sz w:val="26"/>
          <w:szCs w:val="26"/>
        </w:rPr>
      </w:pPr>
    </w:p>
    <w:p w14:paraId="147D5CCC" w14:textId="5529788E" w:rsidR="00863A99" w:rsidRDefault="00C6237D" w:rsidP="00C6237D">
      <w:pPr>
        <w:rPr>
          <w:rFonts w:ascii="Calibri" w:hAnsi="Calibri" w:cs="Calibri"/>
          <w:sz w:val="26"/>
          <w:szCs w:val="26"/>
        </w:rPr>
      </w:pPr>
      <w:r>
        <w:rPr>
          <w:rFonts w:ascii="Calibri" w:hAnsi="Calibri" w:cs="Calibri"/>
          <w:b/>
          <w:bCs/>
          <w:sz w:val="26"/>
          <w:szCs w:val="26"/>
        </w:rPr>
        <w:t>Summary</w:t>
      </w:r>
      <w:r>
        <w:rPr>
          <w:rFonts w:ascii="Calibri" w:hAnsi="Calibri" w:cs="Calibri"/>
          <w:sz w:val="26"/>
          <w:szCs w:val="26"/>
        </w:rPr>
        <w:t xml:space="preserve">: </w:t>
      </w:r>
      <w:r w:rsidRPr="00C6237D">
        <w:rPr>
          <w:rFonts w:ascii="Calibri" w:hAnsi="Calibri" w:cs="Calibri"/>
          <w:i/>
          <w:iCs/>
          <w:sz w:val="26"/>
          <w:szCs w:val="26"/>
        </w:rPr>
        <w:t>Melchizedek Order</w:t>
      </w:r>
      <w:r>
        <w:rPr>
          <w:rFonts w:ascii="Calibri" w:hAnsi="Calibri" w:cs="Calibri"/>
          <w:sz w:val="26"/>
          <w:szCs w:val="26"/>
        </w:rPr>
        <w:t xml:space="preserve"> is our original identity mandate, represented by the four faces of the 3-in-1 Messiah who we are now in. We now take on His four faces, being joined to Him as one spirit. Paul could not speak of </w:t>
      </w:r>
      <w:r w:rsidRPr="00C6237D">
        <w:rPr>
          <w:rFonts w:ascii="Calibri" w:hAnsi="Calibri" w:cs="Calibri"/>
          <w:i/>
          <w:iCs/>
          <w:sz w:val="26"/>
          <w:szCs w:val="26"/>
        </w:rPr>
        <w:t>Melchizedek Order</w:t>
      </w:r>
      <w:r>
        <w:rPr>
          <w:rFonts w:ascii="Calibri" w:hAnsi="Calibri" w:cs="Calibri"/>
          <w:sz w:val="26"/>
          <w:szCs w:val="26"/>
        </w:rPr>
        <w:t xml:space="preserve"> or the cherubims of glory because the church did not have “ears to hear” due to the lack of Word abiding in them. </w:t>
      </w:r>
    </w:p>
    <w:p w14:paraId="099087C8" w14:textId="2E4C63F6" w:rsidR="00C6237D" w:rsidRDefault="00C6237D" w:rsidP="00C6237D">
      <w:pPr>
        <w:rPr>
          <w:rFonts w:ascii="Calibri" w:hAnsi="Calibri" w:cs="Calibri"/>
          <w:sz w:val="26"/>
          <w:szCs w:val="26"/>
        </w:rPr>
      </w:pPr>
      <w:r>
        <w:rPr>
          <w:rFonts w:ascii="Calibri" w:hAnsi="Calibri" w:cs="Calibri"/>
          <w:sz w:val="26"/>
          <w:szCs w:val="26"/>
        </w:rPr>
        <w:t xml:space="preserve">Yashua, the Word, is our identity. </w:t>
      </w:r>
      <w:r>
        <w:rPr>
          <w:rFonts w:ascii="Calibri" w:hAnsi="Calibri" w:cs="Calibri"/>
          <w:sz w:val="26"/>
          <w:szCs w:val="26"/>
        </w:rPr>
        <w:t>While Yashua is the Living Word, He is not different than the written Word. He is the expression of what Yahweh encoded in the 22 Paleo Hebrew letters, expressed in the law and prophets.</w:t>
      </w:r>
      <w:r>
        <w:rPr>
          <w:rFonts w:ascii="Calibri" w:hAnsi="Calibri" w:cs="Calibri"/>
          <w:sz w:val="26"/>
          <w:szCs w:val="26"/>
        </w:rPr>
        <w:t xml:space="preserve"> </w:t>
      </w:r>
      <w:proofErr w:type="gramStart"/>
      <w:r>
        <w:rPr>
          <w:rFonts w:ascii="Calibri" w:hAnsi="Calibri" w:cs="Calibri"/>
          <w:sz w:val="26"/>
          <w:szCs w:val="26"/>
        </w:rPr>
        <w:t>To</w:t>
      </w:r>
      <w:proofErr w:type="gramEnd"/>
      <w:r>
        <w:rPr>
          <w:rFonts w:ascii="Calibri" w:hAnsi="Calibri" w:cs="Calibri"/>
          <w:sz w:val="26"/>
          <w:szCs w:val="26"/>
        </w:rPr>
        <w:t xml:space="preserve"> </w:t>
      </w:r>
      <w:proofErr w:type="gramStart"/>
      <w:r>
        <w:rPr>
          <w:rFonts w:ascii="Calibri" w:hAnsi="Calibri" w:cs="Calibri"/>
          <w:sz w:val="26"/>
          <w:szCs w:val="26"/>
        </w:rPr>
        <w:t>look into</w:t>
      </w:r>
      <w:proofErr w:type="gramEnd"/>
      <w:r>
        <w:rPr>
          <w:rFonts w:ascii="Calibri" w:hAnsi="Calibri" w:cs="Calibri"/>
          <w:sz w:val="26"/>
          <w:szCs w:val="26"/>
        </w:rPr>
        <w:t xml:space="preserve"> the Word is to gaze into your identity as into a mirror. We must have the Word abiding in us so that when Yashua stands in front of us, we’ll bear witness to Him. </w:t>
      </w:r>
    </w:p>
    <w:p w14:paraId="74D88D0B" w14:textId="77777777" w:rsidR="00C6237D" w:rsidRDefault="00C6237D" w:rsidP="00C6237D">
      <w:pPr>
        <w:rPr>
          <w:rFonts w:ascii="Calibri" w:hAnsi="Calibri" w:cs="Calibri"/>
          <w:sz w:val="26"/>
          <w:szCs w:val="26"/>
        </w:rPr>
      </w:pPr>
    </w:p>
    <w:p w14:paraId="6905C911" w14:textId="77777777" w:rsidR="00C6237D" w:rsidRPr="00C6237D" w:rsidRDefault="00C6237D" w:rsidP="00C6237D">
      <w:pPr>
        <w:rPr>
          <w:rFonts w:ascii="Calibri" w:hAnsi="Calibri" w:cs="Calibri"/>
          <w:sz w:val="26"/>
          <w:szCs w:val="26"/>
        </w:rPr>
      </w:pPr>
    </w:p>
    <w:p w14:paraId="25F54567" w14:textId="77777777" w:rsidR="00C86913" w:rsidRDefault="00C86913" w:rsidP="00C86913"/>
    <w:p w14:paraId="7F61D991" w14:textId="77777777" w:rsidR="00C86913" w:rsidRDefault="00C86913" w:rsidP="00C86913"/>
    <w:p w14:paraId="434BA0B2" w14:textId="77777777" w:rsidR="00C86913" w:rsidRDefault="00C86913" w:rsidP="00C86913"/>
    <w:p w14:paraId="25D26CF3" w14:textId="4D743D56" w:rsidR="00863A99" w:rsidRPr="00015A55" w:rsidRDefault="00863A99" w:rsidP="00015A55">
      <w:pPr>
        <w:pStyle w:val="Heading2"/>
      </w:pPr>
      <w:r w:rsidRPr="00015A55">
        <w:lastRenderedPageBreak/>
        <w:t xml:space="preserve">The High Calling </w:t>
      </w:r>
      <w:r w:rsidR="001127CC">
        <w:t>i</w:t>
      </w:r>
      <w:r w:rsidRPr="00015A55">
        <w:t>n Christ</w:t>
      </w:r>
    </w:p>
    <w:p w14:paraId="5FAFF2BF" w14:textId="77777777" w:rsidR="00863A99" w:rsidRDefault="00863A99" w:rsidP="00863A99">
      <w:pPr>
        <w:pStyle w:val="BODY"/>
        <w:widowControl w:val="0"/>
        <w:spacing w:before="60" w:after="60"/>
        <w:rPr>
          <w:color w:val="EE0000"/>
          <w:lang w:eastAsia="x-none"/>
        </w:rPr>
      </w:pPr>
    </w:p>
    <w:p w14:paraId="3E90E317" w14:textId="5BBF947A" w:rsidR="00863A99" w:rsidRPr="00C6237D" w:rsidRDefault="00863A99" w:rsidP="00863A99">
      <w:pPr>
        <w:pStyle w:val="BODY"/>
        <w:widowControl w:val="0"/>
        <w:spacing w:before="60" w:after="60"/>
        <w:ind w:left="720" w:right="1440"/>
        <w:jc w:val="both"/>
        <w:rPr>
          <w:rFonts w:ascii="Calibri" w:hAnsi="Calibri" w:cs="Calibri"/>
          <w:color w:val="auto"/>
          <w:lang w:eastAsia="x-none"/>
        </w:rPr>
      </w:pPr>
      <w:proofErr w:type="spellStart"/>
      <w:r w:rsidRPr="00863A99">
        <w:rPr>
          <w:rFonts w:ascii="Calibri" w:hAnsi="Calibri" w:cs="Calibri"/>
          <w:color w:val="EE0000"/>
          <w:lang w:eastAsia="x-none"/>
        </w:rPr>
        <w:t>Php</w:t>
      </w:r>
      <w:proofErr w:type="spellEnd"/>
      <w:r w:rsidRPr="00863A99">
        <w:rPr>
          <w:rFonts w:ascii="Calibri" w:hAnsi="Calibri" w:cs="Calibri"/>
          <w:color w:val="EE0000"/>
          <w:lang w:eastAsia="x-none"/>
        </w:rPr>
        <w:t xml:space="preserve"> 3:14  </w:t>
      </w:r>
      <w:r w:rsidRPr="00C6237D">
        <w:rPr>
          <w:rFonts w:ascii="Calibri" w:hAnsi="Calibri" w:cs="Calibri"/>
          <w:color w:val="auto"/>
          <w:lang w:eastAsia="x-none"/>
        </w:rPr>
        <w:t xml:space="preserve">I press toward the mark for the prize of </w:t>
      </w:r>
      <w:r w:rsidRPr="00C6237D">
        <w:rPr>
          <w:rFonts w:ascii="Calibri" w:hAnsi="Calibri" w:cs="Calibri"/>
          <w:b/>
          <w:bCs/>
          <w:color w:val="auto"/>
          <w:u w:val="single"/>
          <w:lang w:eastAsia="x-none"/>
        </w:rPr>
        <w:t>the high calling of God in Christ Jesus</w:t>
      </w:r>
      <w:r w:rsidRPr="00C6237D">
        <w:rPr>
          <w:rFonts w:ascii="Calibri" w:hAnsi="Calibri" w:cs="Calibri"/>
          <w:color w:val="auto"/>
          <w:lang w:eastAsia="x-none"/>
        </w:rPr>
        <w:t>. </w:t>
      </w:r>
    </w:p>
    <w:p w14:paraId="2EC8A9C7" w14:textId="61185ED9" w:rsidR="00863A99" w:rsidRPr="00C6237D" w:rsidRDefault="00863A99" w:rsidP="00863A99">
      <w:pPr>
        <w:ind w:left="720" w:right="1440"/>
        <w:jc w:val="both"/>
        <w:rPr>
          <w:rFonts w:ascii="Calibri" w:hAnsi="Calibri" w:cs="Calibri"/>
          <w:lang w:eastAsia="x-none"/>
        </w:rPr>
      </w:pPr>
      <w:proofErr w:type="spellStart"/>
      <w:r w:rsidRPr="00C6237D">
        <w:rPr>
          <w:rFonts w:ascii="Calibri" w:hAnsi="Calibri" w:cs="Calibri"/>
          <w:lang w:eastAsia="x-none"/>
        </w:rPr>
        <w:t>Php</w:t>
      </w:r>
      <w:proofErr w:type="spellEnd"/>
      <w:r w:rsidRPr="00C6237D">
        <w:rPr>
          <w:rFonts w:ascii="Calibri" w:hAnsi="Calibri" w:cs="Calibri"/>
          <w:lang w:eastAsia="x-none"/>
        </w:rPr>
        <w:t xml:space="preserve"> </w:t>
      </w:r>
      <w:proofErr w:type="gramStart"/>
      <w:r w:rsidRPr="00C6237D">
        <w:rPr>
          <w:rFonts w:ascii="Calibri" w:hAnsi="Calibri" w:cs="Calibri"/>
          <w:lang w:eastAsia="x-none"/>
        </w:rPr>
        <w:t>3:15  Let</w:t>
      </w:r>
      <w:proofErr w:type="gramEnd"/>
      <w:r w:rsidRPr="00C6237D">
        <w:rPr>
          <w:rFonts w:ascii="Calibri" w:hAnsi="Calibri" w:cs="Calibri"/>
          <w:lang w:eastAsia="x-none"/>
        </w:rPr>
        <w:t xml:space="preserve"> us therefore, as many as be perfect (</w:t>
      </w:r>
      <w:r w:rsidRPr="00AD4F2B">
        <w:rPr>
          <w:rFonts w:ascii="Calibri" w:hAnsi="Calibri" w:cs="Calibri"/>
          <w:i/>
          <w:iCs/>
          <w:color w:val="00B050"/>
          <w:lang w:eastAsia="x-none"/>
        </w:rPr>
        <w:t>G5046</w:t>
      </w:r>
      <w:r w:rsidRPr="00C6237D">
        <w:rPr>
          <w:rFonts w:ascii="Calibri" w:hAnsi="Calibri" w:cs="Calibri"/>
          <w:lang w:eastAsia="x-none"/>
        </w:rPr>
        <w:t xml:space="preserve">: </w:t>
      </w:r>
      <w:r w:rsidRPr="00C6237D">
        <w:rPr>
          <w:rFonts w:ascii="Calibri" w:hAnsi="Calibri" w:cs="Calibri"/>
          <w:i/>
          <w:iCs/>
          <w:lang w:eastAsia="x-none"/>
        </w:rPr>
        <w:t>full growth</w:t>
      </w:r>
      <w:r w:rsidRPr="00C6237D">
        <w:rPr>
          <w:rFonts w:ascii="Calibri" w:hAnsi="Calibri" w:cs="Calibri"/>
          <w:lang w:eastAsia="x-none"/>
        </w:rPr>
        <w:t>), be thus minded…</w:t>
      </w:r>
    </w:p>
    <w:p w14:paraId="6102B335" w14:textId="77777777" w:rsidR="00863A99" w:rsidRDefault="00863A99" w:rsidP="00863A99">
      <w:pPr>
        <w:rPr>
          <w:lang w:eastAsia="x-none"/>
        </w:rPr>
      </w:pPr>
    </w:p>
    <w:p w14:paraId="40501A02" w14:textId="2E6C351B" w:rsidR="00863A99" w:rsidRDefault="00863A99" w:rsidP="00863A99">
      <w:pPr>
        <w:rPr>
          <w:rFonts w:ascii="Calibri" w:hAnsi="Calibri" w:cs="Calibri"/>
          <w:sz w:val="26"/>
          <w:szCs w:val="26"/>
        </w:rPr>
      </w:pPr>
      <w:r>
        <w:rPr>
          <w:rFonts w:ascii="Calibri" w:hAnsi="Calibri" w:cs="Calibri"/>
          <w:sz w:val="26"/>
          <w:szCs w:val="26"/>
        </w:rPr>
        <w:t xml:space="preserve">As per these verses, we can understand that the “high calling of God in Christ” is perfection, or full growth, in the full stature of Christ </w:t>
      </w:r>
      <w:r w:rsidR="003A797B">
        <w:rPr>
          <w:rFonts w:ascii="Calibri" w:hAnsi="Calibri" w:cs="Calibri"/>
          <w:sz w:val="26"/>
          <w:szCs w:val="26"/>
        </w:rPr>
        <w:t>(</w:t>
      </w:r>
      <w:r w:rsidR="003A797B" w:rsidRPr="00863A99">
        <w:rPr>
          <w:rFonts w:ascii="Calibri" w:hAnsi="Calibri" w:cs="Calibri"/>
          <w:color w:val="EE0000"/>
          <w:sz w:val="26"/>
          <w:szCs w:val="26"/>
        </w:rPr>
        <w:t>Eph 4:13</w:t>
      </w:r>
      <w:r w:rsidR="003A797B">
        <w:rPr>
          <w:rFonts w:ascii="Calibri" w:hAnsi="Calibri" w:cs="Calibri"/>
          <w:sz w:val="26"/>
          <w:szCs w:val="26"/>
        </w:rPr>
        <w:t>)</w:t>
      </w:r>
      <w:r w:rsidR="003A797B">
        <w:rPr>
          <w:rFonts w:ascii="Calibri" w:hAnsi="Calibri" w:cs="Calibri"/>
          <w:sz w:val="26"/>
          <w:szCs w:val="26"/>
        </w:rPr>
        <w:t xml:space="preserve"> </w:t>
      </w:r>
      <w:r>
        <w:rPr>
          <w:rFonts w:ascii="Calibri" w:hAnsi="Calibri" w:cs="Calibri"/>
          <w:sz w:val="26"/>
          <w:szCs w:val="26"/>
        </w:rPr>
        <w:t xml:space="preserve">and the “faith of the Son of God” </w:t>
      </w:r>
      <w:r w:rsidR="003A797B">
        <w:rPr>
          <w:rFonts w:ascii="Calibri" w:hAnsi="Calibri" w:cs="Calibri"/>
          <w:sz w:val="26"/>
          <w:szCs w:val="26"/>
        </w:rPr>
        <w:t>(</w:t>
      </w:r>
      <w:r w:rsidR="003A797B" w:rsidRPr="003A797B">
        <w:rPr>
          <w:rFonts w:ascii="Calibri" w:hAnsi="Calibri" w:cs="Calibri"/>
          <w:color w:val="EE0000"/>
          <w:sz w:val="26"/>
          <w:szCs w:val="26"/>
        </w:rPr>
        <w:t>Gal 2:20</w:t>
      </w:r>
      <w:r w:rsidR="003A797B">
        <w:rPr>
          <w:rFonts w:ascii="Calibri" w:hAnsi="Calibri" w:cs="Calibri"/>
          <w:sz w:val="26"/>
          <w:szCs w:val="26"/>
        </w:rPr>
        <w:t>).</w:t>
      </w:r>
    </w:p>
    <w:p w14:paraId="165399E9" w14:textId="14EDE5F6" w:rsidR="00675964" w:rsidRPr="00C7569C" w:rsidRDefault="006C7FA7">
      <w:pPr>
        <w:rPr>
          <w:rFonts w:ascii="Calibri" w:hAnsi="Calibri" w:cs="Calibri"/>
          <w:sz w:val="26"/>
          <w:szCs w:val="26"/>
        </w:rPr>
      </w:pPr>
      <w:r w:rsidRPr="00C7569C">
        <w:rPr>
          <w:rFonts w:ascii="Calibri" w:hAnsi="Calibri" w:cs="Calibri"/>
          <w:sz w:val="26"/>
          <w:szCs w:val="26"/>
        </w:rPr>
        <w:t xml:space="preserve">Paul wanted to give God’s people revelation of the “high calling of God in Christ”, but they were </w:t>
      </w:r>
      <w:r w:rsidRPr="00C7569C">
        <w:rPr>
          <w:rFonts w:ascii="Calibri" w:hAnsi="Calibri" w:cs="Calibri"/>
          <w:i/>
          <w:iCs/>
          <w:color w:val="00B050"/>
          <w:sz w:val="26"/>
          <w:szCs w:val="26"/>
        </w:rPr>
        <w:t>nepios</w:t>
      </w:r>
      <w:r w:rsidRPr="00C7569C">
        <w:rPr>
          <w:rFonts w:ascii="Calibri" w:hAnsi="Calibri" w:cs="Calibri"/>
          <w:sz w:val="26"/>
          <w:szCs w:val="26"/>
        </w:rPr>
        <w:t xml:space="preserve">, children who were unable to speak because they could not discern the language of the Father. That is why he used the word “dull” in </w:t>
      </w:r>
      <w:r w:rsidRPr="00863A99">
        <w:rPr>
          <w:rFonts w:ascii="Calibri" w:hAnsi="Calibri" w:cs="Calibri"/>
          <w:color w:val="EE0000"/>
          <w:sz w:val="26"/>
          <w:szCs w:val="26"/>
        </w:rPr>
        <w:t>Heb 5:</w:t>
      </w:r>
      <w:r w:rsidR="00675964" w:rsidRPr="00863A99">
        <w:rPr>
          <w:rFonts w:ascii="Calibri" w:hAnsi="Calibri" w:cs="Calibri"/>
          <w:color w:val="EE0000"/>
          <w:sz w:val="26"/>
          <w:szCs w:val="26"/>
        </w:rPr>
        <w:t>11</w:t>
      </w:r>
      <w:r w:rsidRPr="00C7569C">
        <w:rPr>
          <w:rFonts w:ascii="Calibri" w:hAnsi="Calibri" w:cs="Calibri"/>
          <w:sz w:val="26"/>
          <w:szCs w:val="26"/>
        </w:rPr>
        <w:t xml:space="preserve">, because that word means “illegitimate”, as in a bastard. A bastard has a biological father, obviously, but </w:t>
      </w:r>
      <w:r w:rsidR="00AD4F2B">
        <w:rPr>
          <w:rFonts w:ascii="Calibri" w:hAnsi="Calibri" w:cs="Calibri"/>
          <w:sz w:val="26"/>
          <w:szCs w:val="26"/>
        </w:rPr>
        <w:t xml:space="preserve">because </w:t>
      </w:r>
      <w:r w:rsidRPr="00C7569C">
        <w:rPr>
          <w:rFonts w:ascii="Calibri" w:hAnsi="Calibri" w:cs="Calibri"/>
          <w:sz w:val="26"/>
          <w:szCs w:val="26"/>
        </w:rPr>
        <w:t xml:space="preserve">they do not know that father </w:t>
      </w:r>
      <w:proofErr w:type="gramStart"/>
      <w:r w:rsidRPr="00C7569C">
        <w:rPr>
          <w:rFonts w:ascii="Calibri" w:hAnsi="Calibri" w:cs="Calibri"/>
          <w:sz w:val="26"/>
          <w:szCs w:val="26"/>
        </w:rPr>
        <w:t>as</w:t>
      </w:r>
      <w:proofErr w:type="gramEnd"/>
      <w:r w:rsidRPr="00C7569C">
        <w:rPr>
          <w:rFonts w:ascii="Calibri" w:hAnsi="Calibri" w:cs="Calibri"/>
          <w:sz w:val="26"/>
          <w:szCs w:val="26"/>
        </w:rPr>
        <w:t xml:space="preserve"> their own, they </w:t>
      </w:r>
      <w:r w:rsidR="00AD4F2B">
        <w:rPr>
          <w:rFonts w:ascii="Calibri" w:hAnsi="Calibri" w:cs="Calibri"/>
          <w:sz w:val="26"/>
          <w:szCs w:val="26"/>
        </w:rPr>
        <w:t>lack</w:t>
      </w:r>
      <w:r w:rsidRPr="00C7569C">
        <w:rPr>
          <w:rFonts w:ascii="Calibri" w:hAnsi="Calibri" w:cs="Calibri"/>
          <w:sz w:val="26"/>
          <w:szCs w:val="26"/>
        </w:rPr>
        <w:t xml:space="preserve"> the pattern by which their identity can be developed. </w:t>
      </w:r>
      <w:r w:rsidR="00675964" w:rsidRPr="00C7569C">
        <w:rPr>
          <w:rFonts w:ascii="Calibri" w:hAnsi="Calibri" w:cs="Calibri"/>
          <w:sz w:val="26"/>
          <w:szCs w:val="26"/>
        </w:rPr>
        <w:t>Yashua told us to accept His identity, because that is what the Father expects us to do:</w:t>
      </w:r>
    </w:p>
    <w:p w14:paraId="52367728" w14:textId="77777777" w:rsidR="00863A99" w:rsidRDefault="00863A99">
      <w:pPr>
        <w:rPr>
          <w:color w:val="218282"/>
          <w:lang w:eastAsia="x-none"/>
        </w:rPr>
      </w:pPr>
    </w:p>
    <w:p w14:paraId="4D95F0C8" w14:textId="52423D4C" w:rsidR="00675964" w:rsidRPr="00352E44" w:rsidRDefault="00863A99" w:rsidP="00352E44">
      <w:pPr>
        <w:ind w:left="720" w:right="1440"/>
        <w:jc w:val="both"/>
        <w:rPr>
          <w:rFonts w:ascii="Calibri" w:hAnsi="Calibri" w:cs="Calibri"/>
          <w:lang w:eastAsia="x-none"/>
        </w:rPr>
      </w:pPr>
      <w:r w:rsidRPr="00AD4F2B">
        <w:rPr>
          <w:rFonts w:ascii="Calibri" w:hAnsi="Calibri" w:cs="Calibri"/>
          <w:lang w:eastAsia="x-none"/>
        </w:rPr>
        <w:t xml:space="preserve">Joh </w:t>
      </w:r>
      <w:proofErr w:type="gramStart"/>
      <w:r w:rsidRPr="00AD4F2B">
        <w:rPr>
          <w:rFonts w:ascii="Calibri" w:hAnsi="Calibri" w:cs="Calibri"/>
          <w:lang w:eastAsia="x-none"/>
        </w:rPr>
        <w:t xml:space="preserve">6:40  </w:t>
      </w:r>
      <w:r w:rsidRPr="00AD4F2B">
        <w:rPr>
          <w:rFonts w:ascii="Calibri" w:hAnsi="Calibri" w:cs="Calibri"/>
          <w:color w:val="EE0000"/>
          <w:lang w:eastAsia="x-none"/>
        </w:rPr>
        <w:t>And</w:t>
      </w:r>
      <w:proofErr w:type="gramEnd"/>
      <w:r w:rsidRPr="00AD4F2B">
        <w:rPr>
          <w:rFonts w:ascii="Calibri" w:hAnsi="Calibri" w:cs="Calibri"/>
          <w:color w:val="EE0000"/>
          <w:lang w:eastAsia="x-none"/>
        </w:rPr>
        <w:t xml:space="preserve"> this is the will of him that sent me, that </w:t>
      </w:r>
      <w:proofErr w:type="spellStart"/>
      <w:proofErr w:type="gramStart"/>
      <w:r w:rsidRPr="00AD4F2B">
        <w:rPr>
          <w:rFonts w:ascii="Calibri" w:hAnsi="Calibri" w:cs="Calibri"/>
          <w:b/>
          <w:bCs/>
          <w:color w:val="EE0000"/>
          <w:u w:val="single"/>
          <w:lang w:eastAsia="x-none"/>
        </w:rPr>
        <w:t>every one</w:t>
      </w:r>
      <w:proofErr w:type="spellEnd"/>
      <w:proofErr w:type="gramEnd"/>
      <w:r w:rsidRPr="00AD4F2B">
        <w:rPr>
          <w:rFonts w:ascii="Calibri" w:hAnsi="Calibri" w:cs="Calibri"/>
          <w:b/>
          <w:bCs/>
          <w:color w:val="EE0000"/>
          <w:u w:val="single"/>
          <w:lang w:eastAsia="x-none"/>
        </w:rPr>
        <w:t xml:space="preserve"> which </w:t>
      </w:r>
      <w:proofErr w:type="spellStart"/>
      <w:r w:rsidRPr="00AD4F2B">
        <w:rPr>
          <w:rFonts w:ascii="Calibri" w:hAnsi="Calibri" w:cs="Calibri"/>
          <w:b/>
          <w:bCs/>
          <w:color w:val="EE0000"/>
          <w:u w:val="single"/>
          <w:lang w:eastAsia="x-none"/>
        </w:rPr>
        <w:t>seeth</w:t>
      </w:r>
      <w:proofErr w:type="spellEnd"/>
      <w:r w:rsidRPr="00AD4F2B">
        <w:rPr>
          <w:rFonts w:ascii="Calibri" w:hAnsi="Calibri" w:cs="Calibri"/>
          <w:b/>
          <w:bCs/>
          <w:color w:val="EE0000"/>
          <w:u w:val="single"/>
          <w:lang w:eastAsia="x-none"/>
        </w:rPr>
        <w:t xml:space="preserve"> the Son, and believeth on him</w:t>
      </w:r>
      <w:r w:rsidRPr="00AD4F2B">
        <w:rPr>
          <w:rFonts w:ascii="Calibri" w:hAnsi="Calibri" w:cs="Calibri"/>
          <w:color w:val="EE0000"/>
          <w:lang w:eastAsia="x-none"/>
        </w:rPr>
        <w:t>, may have everlasting life: and I will raise him up at the last day. </w:t>
      </w:r>
    </w:p>
    <w:p w14:paraId="4A5121C9" w14:textId="77777777" w:rsidR="00863A99" w:rsidRPr="00352E44" w:rsidRDefault="00863A99" w:rsidP="00352E44">
      <w:pPr>
        <w:ind w:left="720" w:right="1440"/>
        <w:jc w:val="both"/>
        <w:rPr>
          <w:rFonts w:ascii="Calibri" w:hAnsi="Calibri" w:cs="Calibri"/>
          <w:color w:val="218282"/>
          <w:u w:val="double"/>
          <w:lang w:eastAsia="x-none"/>
        </w:rPr>
      </w:pPr>
    </w:p>
    <w:p w14:paraId="080297B6" w14:textId="0E861E9D" w:rsidR="00863A99" w:rsidRPr="00AD4F2B" w:rsidRDefault="00863A99" w:rsidP="00352E44">
      <w:pPr>
        <w:ind w:left="720" w:right="1440"/>
        <w:jc w:val="both"/>
        <w:rPr>
          <w:rFonts w:ascii="Calibri" w:hAnsi="Calibri" w:cs="Calibri"/>
          <w:color w:val="EE0000"/>
          <w:sz w:val="26"/>
          <w:szCs w:val="26"/>
        </w:rPr>
      </w:pPr>
      <w:r w:rsidRPr="003A797B">
        <w:rPr>
          <w:rFonts w:ascii="Calibri" w:hAnsi="Calibri" w:cs="Calibri"/>
          <w:lang w:eastAsia="x-none"/>
        </w:rPr>
        <w:t xml:space="preserve">Joh </w:t>
      </w:r>
      <w:proofErr w:type="gramStart"/>
      <w:r w:rsidRPr="003A797B">
        <w:rPr>
          <w:rFonts w:ascii="Calibri" w:hAnsi="Calibri" w:cs="Calibri"/>
          <w:lang w:eastAsia="x-none"/>
        </w:rPr>
        <w:t>3:16</w:t>
      </w:r>
      <w:r w:rsidRPr="00AD4F2B">
        <w:rPr>
          <w:rFonts w:ascii="Calibri" w:hAnsi="Calibri" w:cs="Calibri"/>
          <w:lang w:eastAsia="x-none"/>
        </w:rPr>
        <w:t xml:space="preserve">  </w:t>
      </w:r>
      <w:r w:rsidRPr="00AD4F2B">
        <w:rPr>
          <w:rFonts w:ascii="Calibri" w:hAnsi="Calibri" w:cs="Calibri"/>
          <w:color w:val="EE0000"/>
          <w:lang w:eastAsia="x-none"/>
        </w:rPr>
        <w:t>For</w:t>
      </w:r>
      <w:proofErr w:type="gramEnd"/>
      <w:r w:rsidRPr="00AD4F2B">
        <w:rPr>
          <w:rFonts w:ascii="Calibri" w:hAnsi="Calibri" w:cs="Calibri"/>
          <w:color w:val="EE0000"/>
          <w:lang w:eastAsia="x-none"/>
        </w:rPr>
        <w:t xml:space="preserve"> </w:t>
      </w:r>
      <w:r w:rsidRPr="00AD4F2B">
        <w:rPr>
          <w:rFonts w:ascii="Calibri" w:hAnsi="Calibri" w:cs="Calibri"/>
          <w:b/>
          <w:bCs/>
          <w:color w:val="EE0000"/>
          <w:u w:val="single"/>
          <w:lang w:eastAsia="x-none"/>
        </w:rPr>
        <w:t>God so loved the world, that he gave his only begotten Son</w:t>
      </w:r>
      <w:r w:rsidRPr="00AD4F2B">
        <w:rPr>
          <w:rFonts w:ascii="Calibri" w:hAnsi="Calibri" w:cs="Calibri"/>
          <w:color w:val="EE0000"/>
          <w:lang w:eastAsia="x-none"/>
        </w:rPr>
        <w:t>, that whosoever believeth in him should not perish, but have everlasting life. </w:t>
      </w:r>
    </w:p>
    <w:p w14:paraId="31E84855" w14:textId="77777777" w:rsidR="005335E3" w:rsidRPr="00352E44" w:rsidRDefault="005335E3" w:rsidP="00352E44">
      <w:pPr>
        <w:ind w:left="720" w:right="1440"/>
        <w:jc w:val="both"/>
        <w:rPr>
          <w:rFonts w:ascii="Calibri" w:hAnsi="Calibri" w:cs="Calibri"/>
          <w:color w:val="218282"/>
          <w:lang w:eastAsia="x-none"/>
        </w:rPr>
      </w:pPr>
    </w:p>
    <w:p w14:paraId="1A6D7941" w14:textId="3CD0D0D5" w:rsidR="00863A99" w:rsidRPr="00AD4F2B" w:rsidRDefault="005335E3" w:rsidP="00352E44">
      <w:pPr>
        <w:ind w:left="720" w:right="1440"/>
        <w:jc w:val="both"/>
        <w:rPr>
          <w:rFonts w:ascii="Calibri" w:hAnsi="Calibri" w:cs="Calibri"/>
          <w:color w:val="EE0000"/>
          <w:lang w:eastAsia="x-none"/>
        </w:rPr>
      </w:pPr>
      <w:r w:rsidRPr="00AD4F2B">
        <w:rPr>
          <w:rFonts w:ascii="Calibri" w:hAnsi="Calibri" w:cs="Calibri"/>
          <w:lang w:eastAsia="x-none"/>
        </w:rPr>
        <w:t xml:space="preserve">Mat </w:t>
      </w:r>
      <w:proofErr w:type="gramStart"/>
      <w:r w:rsidRPr="00AD4F2B">
        <w:rPr>
          <w:rFonts w:ascii="Calibri" w:hAnsi="Calibri" w:cs="Calibri"/>
          <w:lang w:eastAsia="x-none"/>
        </w:rPr>
        <w:t xml:space="preserve">5:48  </w:t>
      </w:r>
      <w:r w:rsidRPr="00AD4F2B">
        <w:rPr>
          <w:rFonts w:ascii="Calibri" w:hAnsi="Calibri" w:cs="Calibri"/>
          <w:color w:val="EE0000"/>
          <w:u w:val="single"/>
          <w:lang w:eastAsia="x-none"/>
        </w:rPr>
        <w:t>Be</w:t>
      </w:r>
      <w:proofErr w:type="gramEnd"/>
      <w:r w:rsidRPr="00AD4F2B">
        <w:rPr>
          <w:rFonts w:ascii="Calibri" w:hAnsi="Calibri" w:cs="Calibri"/>
          <w:color w:val="EE0000"/>
          <w:u w:val="single"/>
          <w:lang w:eastAsia="x-none"/>
        </w:rPr>
        <w:t xml:space="preserve"> ye therefore </w:t>
      </w:r>
      <w:r w:rsidRPr="00AD4F2B">
        <w:rPr>
          <w:rFonts w:ascii="Calibri" w:hAnsi="Calibri" w:cs="Calibri"/>
          <w:b/>
          <w:bCs/>
          <w:color w:val="EE0000"/>
          <w:u w:val="single"/>
          <w:lang w:eastAsia="x-none"/>
        </w:rPr>
        <w:t>perfect, even as your Father</w:t>
      </w:r>
      <w:r w:rsidRPr="00AD4F2B">
        <w:rPr>
          <w:rFonts w:ascii="Calibri" w:hAnsi="Calibri" w:cs="Calibri"/>
          <w:color w:val="EE0000"/>
          <w:u w:val="single"/>
          <w:lang w:eastAsia="x-none"/>
        </w:rPr>
        <w:t xml:space="preserve"> which is in heaven </w:t>
      </w:r>
      <w:r w:rsidRPr="00AD4F2B">
        <w:rPr>
          <w:rFonts w:ascii="Calibri" w:hAnsi="Calibri" w:cs="Calibri"/>
          <w:b/>
          <w:bCs/>
          <w:color w:val="EE0000"/>
          <w:u w:val="single"/>
          <w:lang w:eastAsia="x-none"/>
        </w:rPr>
        <w:t>is perfect</w:t>
      </w:r>
      <w:r w:rsidRPr="00AD4F2B">
        <w:rPr>
          <w:rFonts w:ascii="Calibri" w:hAnsi="Calibri" w:cs="Calibri"/>
          <w:color w:val="EE0000"/>
          <w:lang w:eastAsia="x-none"/>
        </w:rPr>
        <w:t>. </w:t>
      </w:r>
    </w:p>
    <w:p w14:paraId="01D06626" w14:textId="77777777" w:rsidR="005335E3" w:rsidRPr="00352E44" w:rsidRDefault="005335E3" w:rsidP="00352E44">
      <w:pPr>
        <w:ind w:left="720" w:right="1440"/>
        <w:jc w:val="both"/>
        <w:rPr>
          <w:rFonts w:ascii="Calibri" w:hAnsi="Calibri" w:cs="Calibri"/>
          <w:b/>
          <w:bCs/>
          <w:color w:val="8D7221"/>
          <w:lang w:eastAsia="x-none"/>
        </w:rPr>
      </w:pPr>
    </w:p>
    <w:p w14:paraId="21A2A8A7" w14:textId="1C68F6CA" w:rsidR="005335E3" w:rsidRPr="0068254B" w:rsidRDefault="005335E3" w:rsidP="00352E44">
      <w:pPr>
        <w:ind w:left="720" w:right="1440"/>
        <w:jc w:val="both"/>
        <w:rPr>
          <w:rFonts w:ascii="Calibri" w:hAnsi="Calibri" w:cs="Calibri"/>
          <w:color w:val="EE0000"/>
          <w:lang w:eastAsia="x-none"/>
        </w:rPr>
      </w:pPr>
      <w:r w:rsidRPr="0068254B">
        <w:rPr>
          <w:rFonts w:ascii="Calibri" w:hAnsi="Calibri" w:cs="Calibri"/>
          <w:color w:val="EE0000"/>
          <w:lang w:eastAsia="x-none"/>
        </w:rPr>
        <w:lastRenderedPageBreak/>
        <w:t xml:space="preserve">Joh </w:t>
      </w:r>
      <w:proofErr w:type="gramStart"/>
      <w:r w:rsidRPr="0068254B">
        <w:rPr>
          <w:rFonts w:ascii="Calibri" w:hAnsi="Calibri" w:cs="Calibri"/>
          <w:color w:val="EE0000"/>
          <w:lang w:eastAsia="x-none"/>
        </w:rPr>
        <w:t xml:space="preserve">20:17  </w:t>
      </w:r>
      <w:r w:rsidRPr="00352E44">
        <w:rPr>
          <w:rFonts w:ascii="Calibri" w:hAnsi="Calibri" w:cs="Calibri"/>
          <w:lang w:eastAsia="x-none"/>
        </w:rPr>
        <w:t>Jesus</w:t>
      </w:r>
      <w:proofErr w:type="gramEnd"/>
      <w:r w:rsidRPr="00352E44">
        <w:rPr>
          <w:rFonts w:ascii="Calibri" w:hAnsi="Calibri" w:cs="Calibri"/>
          <w:lang w:eastAsia="x-none"/>
        </w:rPr>
        <w:t xml:space="preserve"> saith unto her, </w:t>
      </w:r>
      <w:r w:rsidRPr="0068254B">
        <w:rPr>
          <w:rFonts w:ascii="Calibri" w:hAnsi="Calibri" w:cs="Calibri"/>
          <w:color w:val="EE0000"/>
          <w:lang w:eastAsia="x-none"/>
        </w:rPr>
        <w:t xml:space="preserve">Touch me not; for I am not yet ascended to my Father: but </w:t>
      </w:r>
      <w:r w:rsidRPr="0068254B">
        <w:rPr>
          <w:rFonts w:ascii="Calibri" w:hAnsi="Calibri" w:cs="Calibri"/>
          <w:color w:val="EE0000"/>
          <w:u w:val="single"/>
          <w:lang w:eastAsia="x-none"/>
        </w:rPr>
        <w:t xml:space="preserve">go to my brethren, and say unto them, I ascend unto </w:t>
      </w:r>
      <w:r w:rsidRPr="0068254B">
        <w:rPr>
          <w:rFonts w:ascii="Calibri" w:hAnsi="Calibri" w:cs="Calibri"/>
          <w:b/>
          <w:bCs/>
          <w:color w:val="EE0000"/>
          <w:u w:val="single"/>
          <w:lang w:eastAsia="x-none"/>
        </w:rPr>
        <w:t>my Father, and your Father</w:t>
      </w:r>
      <w:r w:rsidRPr="0068254B">
        <w:rPr>
          <w:rFonts w:ascii="Calibri" w:hAnsi="Calibri" w:cs="Calibri"/>
          <w:color w:val="EE0000"/>
          <w:u w:val="single"/>
          <w:lang w:eastAsia="x-none"/>
        </w:rPr>
        <w:t xml:space="preserve">; and </w:t>
      </w:r>
      <w:r w:rsidRPr="0068254B">
        <w:rPr>
          <w:rFonts w:ascii="Calibri" w:hAnsi="Calibri" w:cs="Calibri"/>
          <w:i/>
          <w:iCs/>
          <w:color w:val="EE0000"/>
          <w:u w:val="single"/>
          <w:lang w:eastAsia="x-none"/>
        </w:rPr>
        <w:t>to</w:t>
      </w:r>
      <w:r w:rsidRPr="0068254B">
        <w:rPr>
          <w:rFonts w:ascii="Calibri" w:hAnsi="Calibri" w:cs="Calibri"/>
          <w:color w:val="EE0000"/>
          <w:u w:val="single"/>
          <w:lang w:eastAsia="x-none"/>
        </w:rPr>
        <w:t xml:space="preserve"> </w:t>
      </w:r>
      <w:r w:rsidRPr="0068254B">
        <w:rPr>
          <w:rFonts w:ascii="Calibri" w:hAnsi="Calibri" w:cs="Calibri"/>
          <w:b/>
          <w:bCs/>
          <w:color w:val="EE0000"/>
          <w:u w:val="single"/>
          <w:lang w:eastAsia="x-none"/>
        </w:rPr>
        <w:t>my God, and your God</w:t>
      </w:r>
      <w:r w:rsidRPr="0068254B">
        <w:rPr>
          <w:rFonts w:ascii="Calibri" w:hAnsi="Calibri" w:cs="Calibri"/>
          <w:color w:val="EE0000"/>
          <w:u w:val="single"/>
          <w:lang w:eastAsia="x-none"/>
        </w:rPr>
        <w:t>.</w:t>
      </w:r>
      <w:r w:rsidRPr="0068254B">
        <w:rPr>
          <w:rFonts w:ascii="Calibri" w:hAnsi="Calibri" w:cs="Calibri"/>
          <w:color w:val="EE0000"/>
          <w:lang w:eastAsia="x-none"/>
        </w:rPr>
        <w:t> </w:t>
      </w:r>
    </w:p>
    <w:p w14:paraId="4AC28DD1" w14:textId="77777777" w:rsidR="006836D1" w:rsidRDefault="006836D1">
      <w:pPr>
        <w:rPr>
          <w:rFonts w:ascii="Calibri" w:hAnsi="Calibri" w:cs="Calibri"/>
          <w:sz w:val="26"/>
          <w:szCs w:val="26"/>
        </w:rPr>
      </w:pPr>
    </w:p>
    <w:p w14:paraId="211268D9" w14:textId="5DD4E0D7" w:rsidR="00863A99" w:rsidRPr="00C7569C" w:rsidRDefault="005335E3">
      <w:pPr>
        <w:rPr>
          <w:rFonts w:ascii="Calibri" w:hAnsi="Calibri" w:cs="Calibri"/>
          <w:sz w:val="26"/>
          <w:szCs w:val="26"/>
        </w:rPr>
      </w:pPr>
      <w:r>
        <w:rPr>
          <w:rFonts w:ascii="Calibri" w:hAnsi="Calibri" w:cs="Calibri"/>
          <w:sz w:val="26"/>
          <w:szCs w:val="26"/>
        </w:rPr>
        <w:t xml:space="preserve">The expectation of the Father is that we accept the identity of His Son. The expectation of the Son is that we grow up into the Father’s Likeness. If you do not yet understand this, then you have not yet grasped the significance of </w:t>
      </w:r>
      <w:r w:rsidRPr="005335E3">
        <w:rPr>
          <w:rFonts w:ascii="Calibri" w:hAnsi="Calibri" w:cs="Calibri"/>
          <w:color w:val="EE0000"/>
          <w:sz w:val="26"/>
          <w:szCs w:val="26"/>
        </w:rPr>
        <w:t>Gen 1:26</w:t>
      </w:r>
      <w:r>
        <w:rPr>
          <w:rFonts w:ascii="Calibri" w:hAnsi="Calibri" w:cs="Calibri"/>
          <w:sz w:val="26"/>
          <w:szCs w:val="26"/>
        </w:rPr>
        <w:t xml:space="preserve">, </w:t>
      </w:r>
      <w:r w:rsidRPr="005335E3">
        <w:rPr>
          <w:rFonts w:ascii="Calibri" w:hAnsi="Calibri" w:cs="Calibri"/>
          <w:color w:val="EE0000"/>
          <w:sz w:val="26"/>
          <w:szCs w:val="26"/>
        </w:rPr>
        <w:t>Heb 1:3</w:t>
      </w:r>
      <w:r>
        <w:rPr>
          <w:rFonts w:ascii="Calibri" w:hAnsi="Calibri" w:cs="Calibri"/>
          <w:sz w:val="26"/>
          <w:szCs w:val="26"/>
        </w:rPr>
        <w:t xml:space="preserve">, and </w:t>
      </w:r>
      <w:r w:rsidRPr="005335E3">
        <w:rPr>
          <w:rFonts w:ascii="Calibri" w:hAnsi="Calibri" w:cs="Calibri"/>
          <w:color w:val="EE0000"/>
          <w:sz w:val="26"/>
          <w:szCs w:val="26"/>
        </w:rPr>
        <w:t>2Thes 2:14</w:t>
      </w:r>
      <w:r>
        <w:rPr>
          <w:rFonts w:ascii="Calibri" w:hAnsi="Calibri" w:cs="Calibri"/>
          <w:sz w:val="26"/>
          <w:szCs w:val="26"/>
        </w:rPr>
        <w:t>.</w:t>
      </w:r>
    </w:p>
    <w:p w14:paraId="02506D7A" w14:textId="64387F8D" w:rsidR="00675964" w:rsidRDefault="00675964">
      <w:pPr>
        <w:rPr>
          <w:rFonts w:ascii="Calibri" w:hAnsi="Calibri" w:cs="Calibri"/>
          <w:sz w:val="26"/>
          <w:szCs w:val="26"/>
        </w:rPr>
      </w:pPr>
      <w:r w:rsidRPr="00C7569C">
        <w:rPr>
          <w:rFonts w:ascii="Calibri" w:hAnsi="Calibri" w:cs="Calibri"/>
          <w:sz w:val="26"/>
          <w:szCs w:val="26"/>
        </w:rPr>
        <w:t>After we accept Christ’s Sonship identity as our own, we can begin to hear the instruction of our Father Yahweh teach us about the high calling in Christ, the pattern Son, who is the High Priest of the Melchizedek Order</w:t>
      </w:r>
      <w:r w:rsidR="008A3110">
        <w:rPr>
          <w:rFonts w:ascii="Calibri" w:hAnsi="Calibri" w:cs="Calibri"/>
          <w:sz w:val="26"/>
          <w:szCs w:val="26"/>
        </w:rPr>
        <w:t xml:space="preserve">. It is He </w:t>
      </w:r>
      <w:r w:rsidRPr="00C7569C">
        <w:rPr>
          <w:rFonts w:ascii="Calibri" w:hAnsi="Calibri" w:cs="Calibri"/>
          <w:sz w:val="26"/>
          <w:szCs w:val="26"/>
        </w:rPr>
        <w:t>who makes us a priest of the same Order by faith and conviction in our “new name” given to us in the New Man.</w:t>
      </w:r>
      <w:r w:rsidR="005335E3">
        <w:rPr>
          <w:rFonts w:ascii="Calibri" w:hAnsi="Calibri" w:cs="Calibri"/>
          <w:sz w:val="26"/>
          <w:szCs w:val="26"/>
        </w:rPr>
        <w:t xml:space="preserve"> Did that make sense to you? The Father speaks to us through the language of identity, not the language of a bastard child who is groping around in Babylon</w:t>
      </w:r>
      <w:r w:rsidR="008A3110">
        <w:rPr>
          <w:rFonts w:ascii="Calibri" w:hAnsi="Calibri" w:cs="Calibri"/>
          <w:sz w:val="26"/>
          <w:szCs w:val="26"/>
        </w:rPr>
        <w:t>,</w:t>
      </w:r>
      <w:r w:rsidR="005335E3">
        <w:rPr>
          <w:rFonts w:ascii="Calibri" w:hAnsi="Calibri" w:cs="Calibri"/>
          <w:sz w:val="26"/>
          <w:szCs w:val="26"/>
        </w:rPr>
        <w:t xml:space="preserve"> </w:t>
      </w:r>
      <w:r w:rsidR="00AD4F2B">
        <w:rPr>
          <w:rFonts w:ascii="Calibri" w:hAnsi="Calibri" w:cs="Calibri"/>
          <w:sz w:val="26"/>
          <w:szCs w:val="26"/>
        </w:rPr>
        <w:t>serving</w:t>
      </w:r>
      <w:r w:rsidR="005335E3">
        <w:rPr>
          <w:rFonts w:ascii="Calibri" w:hAnsi="Calibri" w:cs="Calibri"/>
          <w:sz w:val="26"/>
          <w:szCs w:val="26"/>
        </w:rPr>
        <w:t xml:space="preserve"> the mountains of the reprobate. Selah!</w:t>
      </w:r>
    </w:p>
    <w:p w14:paraId="2B8A4006" w14:textId="77777777" w:rsidR="003845C7" w:rsidRDefault="003845C7">
      <w:pPr>
        <w:rPr>
          <w:rFonts w:ascii="Calibri" w:hAnsi="Calibri" w:cs="Calibri"/>
          <w:sz w:val="26"/>
          <w:szCs w:val="26"/>
        </w:rPr>
      </w:pPr>
    </w:p>
    <w:p w14:paraId="0B5DB1F9" w14:textId="7AFCE26C" w:rsidR="00AD4F2B" w:rsidRPr="00C658BC" w:rsidRDefault="003A797B">
      <w:pPr>
        <w:rPr>
          <w:rFonts w:ascii="Calibri" w:hAnsi="Calibri" w:cs="Calibri"/>
          <w:sz w:val="26"/>
          <w:szCs w:val="26"/>
        </w:rPr>
      </w:pPr>
      <w:r>
        <w:rPr>
          <w:rFonts w:ascii="Calibri" w:hAnsi="Calibri" w:cs="Calibri"/>
          <w:b/>
          <w:bCs/>
          <w:sz w:val="26"/>
          <w:szCs w:val="26"/>
        </w:rPr>
        <w:t xml:space="preserve">Summary: </w:t>
      </w:r>
      <w:r w:rsidR="00C658BC">
        <w:rPr>
          <w:rFonts w:ascii="Calibri" w:hAnsi="Calibri" w:cs="Calibri"/>
          <w:sz w:val="26"/>
          <w:szCs w:val="26"/>
        </w:rPr>
        <w:t xml:space="preserve">The “high calling of God in Christ” is full growth into the full stature of Christ and the “faith of the Son of God”. Paul wanted to give God’s people revelation on this but could not because they were nepios, children unable to speak because they cannot discern the language of the Father. Paul also described these ones as “dull” because it means “illegitimate” or “bastard”. A bastard has a father who he does not </w:t>
      </w:r>
      <w:r w:rsidR="00C505D3">
        <w:rPr>
          <w:rFonts w:ascii="Calibri" w:hAnsi="Calibri" w:cs="Calibri"/>
          <w:sz w:val="26"/>
          <w:szCs w:val="26"/>
        </w:rPr>
        <w:t>know and</w:t>
      </w:r>
      <w:r w:rsidR="00C658BC">
        <w:rPr>
          <w:rFonts w:ascii="Calibri" w:hAnsi="Calibri" w:cs="Calibri"/>
          <w:sz w:val="26"/>
          <w:szCs w:val="26"/>
        </w:rPr>
        <w:t xml:space="preserve"> </w:t>
      </w:r>
      <w:r w:rsidR="00C505D3">
        <w:rPr>
          <w:rFonts w:ascii="Calibri" w:hAnsi="Calibri" w:cs="Calibri"/>
          <w:sz w:val="26"/>
          <w:szCs w:val="26"/>
        </w:rPr>
        <w:t>con</w:t>
      </w:r>
      <w:r w:rsidR="00C658BC">
        <w:rPr>
          <w:rFonts w:ascii="Calibri" w:hAnsi="Calibri" w:cs="Calibri"/>
          <w:sz w:val="26"/>
          <w:szCs w:val="26"/>
        </w:rPr>
        <w:t xml:space="preserve">sequently lacks the pattern to </w:t>
      </w:r>
      <w:r w:rsidR="00C505D3">
        <w:rPr>
          <w:rFonts w:ascii="Calibri" w:hAnsi="Calibri" w:cs="Calibri"/>
          <w:sz w:val="26"/>
          <w:szCs w:val="26"/>
        </w:rPr>
        <w:t>base</w:t>
      </w:r>
      <w:r w:rsidR="00C658BC">
        <w:rPr>
          <w:rFonts w:ascii="Calibri" w:hAnsi="Calibri" w:cs="Calibri"/>
          <w:sz w:val="26"/>
          <w:szCs w:val="26"/>
        </w:rPr>
        <w:t xml:space="preserve"> his identity</w:t>
      </w:r>
      <w:r w:rsidR="00C505D3">
        <w:rPr>
          <w:rFonts w:ascii="Calibri" w:hAnsi="Calibri" w:cs="Calibri"/>
          <w:sz w:val="26"/>
          <w:szCs w:val="26"/>
        </w:rPr>
        <w:t xml:space="preserve"> on</w:t>
      </w:r>
      <w:r w:rsidR="00C658BC">
        <w:rPr>
          <w:rFonts w:ascii="Calibri" w:hAnsi="Calibri" w:cs="Calibri"/>
          <w:sz w:val="26"/>
          <w:szCs w:val="26"/>
        </w:rPr>
        <w:t>. Yashua tells us, and the Father expects us, to accept the identity of the Son of God. The Son expects us to grow into Father’s likeness through His identity. After we accept Christ’s Sonship identity as our own, we can hear the Father teach us about our high calling in Christ</w:t>
      </w:r>
      <w:r w:rsidR="00C505D3">
        <w:rPr>
          <w:rFonts w:ascii="Calibri" w:hAnsi="Calibri" w:cs="Calibri"/>
          <w:sz w:val="26"/>
          <w:szCs w:val="26"/>
        </w:rPr>
        <w:t>. Christ is</w:t>
      </w:r>
      <w:r w:rsidR="00C658BC">
        <w:rPr>
          <w:rFonts w:ascii="Calibri" w:hAnsi="Calibri" w:cs="Calibri"/>
          <w:sz w:val="26"/>
          <w:szCs w:val="26"/>
        </w:rPr>
        <w:t xml:space="preserve"> the pattern Son and High Priest of Melchizedek Order</w:t>
      </w:r>
      <w:r w:rsidR="00C505D3">
        <w:rPr>
          <w:rFonts w:ascii="Calibri" w:hAnsi="Calibri" w:cs="Calibri"/>
          <w:sz w:val="26"/>
          <w:szCs w:val="26"/>
        </w:rPr>
        <w:t>, and He makes us a priest of the same Order by faith in our “new name”.</w:t>
      </w:r>
      <w:r w:rsidR="00C658BC">
        <w:rPr>
          <w:rFonts w:ascii="Calibri" w:hAnsi="Calibri" w:cs="Calibri"/>
          <w:sz w:val="26"/>
          <w:szCs w:val="26"/>
        </w:rPr>
        <w:t xml:space="preserve"> This is the language of identity </w:t>
      </w:r>
      <w:r w:rsidR="00C505D3">
        <w:rPr>
          <w:rFonts w:ascii="Calibri" w:hAnsi="Calibri" w:cs="Calibri"/>
          <w:sz w:val="26"/>
          <w:szCs w:val="26"/>
        </w:rPr>
        <w:t>that the Father</w:t>
      </w:r>
      <w:r w:rsidR="00C658BC">
        <w:rPr>
          <w:rFonts w:ascii="Calibri" w:hAnsi="Calibri" w:cs="Calibri"/>
          <w:sz w:val="26"/>
          <w:szCs w:val="26"/>
        </w:rPr>
        <w:t xml:space="preserve"> speaks to us. </w:t>
      </w:r>
    </w:p>
    <w:p w14:paraId="59A16BAE" w14:textId="77777777" w:rsidR="003A797B" w:rsidRDefault="003A797B">
      <w:pPr>
        <w:rPr>
          <w:rFonts w:ascii="Calibri" w:hAnsi="Calibri" w:cs="Calibri"/>
          <w:sz w:val="26"/>
          <w:szCs w:val="26"/>
        </w:rPr>
      </w:pPr>
    </w:p>
    <w:p w14:paraId="20DA97DC" w14:textId="77777777" w:rsidR="003A797B" w:rsidRDefault="003A797B"/>
    <w:p w14:paraId="634D841C" w14:textId="77777777" w:rsidR="00C86913" w:rsidRPr="003A797B" w:rsidRDefault="00C86913"/>
    <w:p w14:paraId="785048E5" w14:textId="4793EA48" w:rsidR="003845C7" w:rsidRPr="003845C7" w:rsidRDefault="003845C7" w:rsidP="00015A55">
      <w:pPr>
        <w:pStyle w:val="Heading2"/>
      </w:pPr>
      <w:r w:rsidRPr="003845C7">
        <w:lastRenderedPageBreak/>
        <w:t>Can You Forget Your People?</w:t>
      </w:r>
    </w:p>
    <w:p w14:paraId="388BADCF" w14:textId="12150891" w:rsidR="003845C7" w:rsidRDefault="003845C7">
      <w:pPr>
        <w:rPr>
          <w:rFonts w:ascii="Calibri" w:hAnsi="Calibri" w:cs="Calibri"/>
          <w:sz w:val="26"/>
          <w:szCs w:val="26"/>
        </w:rPr>
      </w:pPr>
      <w:r>
        <w:rPr>
          <w:rFonts w:ascii="Calibri" w:hAnsi="Calibri" w:cs="Calibri"/>
          <w:sz w:val="26"/>
          <w:szCs w:val="26"/>
        </w:rPr>
        <w:t xml:space="preserve">The real question that Yahweh, and then Yashua, present to us is this: will you walk away from the </w:t>
      </w:r>
      <w:r w:rsidR="00AD4F2B">
        <w:rPr>
          <w:rFonts w:ascii="Calibri" w:hAnsi="Calibri" w:cs="Calibri"/>
          <w:sz w:val="26"/>
          <w:szCs w:val="26"/>
        </w:rPr>
        <w:t>“</w:t>
      </w:r>
      <w:r>
        <w:rPr>
          <w:rFonts w:ascii="Calibri" w:hAnsi="Calibri" w:cs="Calibri"/>
          <w:sz w:val="26"/>
          <w:szCs w:val="26"/>
        </w:rPr>
        <w:t>old man</w:t>
      </w:r>
      <w:r w:rsidR="00AD4F2B">
        <w:rPr>
          <w:rFonts w:ascii="Calibri" w:hAnsi="Calibri" w:cs="Calibri"/>
          <w:sz w:val="26"/>
          <w:szCs w:val="26"/>
        </w:rPr>
        <w:t>”</w:t>
      </w:r>
      <w:r>
        <w:rPr>
          <w:rFonts w:ascii="Calibri" w:hAnsi="Calibri" w:cs="Calibri"/>
          <w:sz w:val="26"/>
          <w:szCs w:val="26"/>
        </w:rPr>
        <w:t xml:space="preserve"> and his identity in order to embrace the identity that your Father created for you in the Beginning</w:t>
      </w:r>
      <w:r w:rsidR="00A03D26">
        <w:rPr>
          <w:rFonts w:ascii="Calibri" w:hAnsi="Calibri" w:cs="Calibri"/>
          <w:sz w:val="26"/>
          <w:szCs w:val="26"/>
        </w:rPr>
        <w:t xml:space="preserve">, in </w:t>
      </w:r>
      <w:r w:rsidR="00A03D26" w:rsidRPr="00A03D26">
        <w:rPr>
          <w:rFonts w:ascii="Calibri" w:hAnsi="Calibri" w:cs="Calibri"/>
          <w:color w:val="EE0000"/>
          <w:sz w:val="26"/>
          <w:szCs w:val="26"/>
        </w:rPr>
        <w:t>Gen 1:26</w:t>
      </w:r>
      <w:r>
        <w:rPr>
          <w:rFonts w:ascii="Calibri" w:hAnsi="Calibri" w:cs="Calibri"/>
          <w:sz w:val="26"/>
          <w:szCs w:val="26"/>
        </w:rPr>
        <w:t>?</w:t>
      </w:r>
    </w:p>
    <w:p w14:paraId="74105EB5" w14:textId="77777777" w:rsidR="003845C7" w:rsidRDefault="003845C7" w:rsidP="003845C7">
      <w:pPr>
        <w:pStyle w:val="BODY"/>
        <w:widowControl w:val="0"/>
        <w:spacing w:before="60" w:after="60"/>
        <w:rPr>
          <w:b/>
          <w:bCs/>
          <w:color w:val="8D7221"/>
          <w:lang w:eastAsia="x-none"/>
        </w:rPr>
      </w:pPr>
    </w:p>
    <w:p w14:paraId="46790FEC" w14:textId="7FD5E78C" w:rsidR="003845C7" w:rsidRPr="004B11C5" w:rsidRDefault="003845C7" w:rsidP="003845C7">
      <w:pPr>
        <w:pStyle w:val="BODY"/>
        <w:widowControl w:val="0"/>
        <w:spacing w:before="60" w:after="60"/>
        <w:ind w:left="720" w:right="1440"/>
        <w:jc w:val="both"/>
        <w:rPr>
          <w:rFonts w:ascii="Calibri" w:hAnsi="Calibri" w:cs="Calibri"/>
          <w:b/>
          <w:bCs/>
          <w:color w:val="auto"/>
          <w:lang w:eastAsia="x-none"/>
        </w:rPr>
      </w:pPr>
      <w:r w:rsidRPr="003845C7">
        <w:rPr>
          <w:rFonts w:ascii="Calibri" w:hAnsi="Calibri" w:cs="Calibri"/>
          <w:color w:val="EE0000"/>
          <w:lang w:eastAsia="x-none"/>
        </w:rPr>
        <w:t xml:space="preserve">Gen 12:1  </w:t>
      </w:r>
      <w:r w:rsidRPr="004B11C5">
        <w:rPr>
          <w:rFonts w:ascii="Calibri" w:hAnsi="Calibri" w:cs="Calibri"/>
          <w:color w:val="auto"/>
          <w:lang w:eastAsia="x-none"/>
        </w:rPr>
        <w:t xml:space="preserve">Now </w:t>
      </w:r>
      <w:r w:rsidRPr="004B11C5">
        <w:rPr>
          <w:rFonts w:ascii="Calibri" w:hAnsi="Calibri" w:cs="Calibri"/>
          <w:color w:val="auto"/>
          <w:u w:val="single"/>
          <w:lang w:eastAsia="x-none"/>
        </w:rPr>
        <w:t xml:space="preserve">the LORD had said unto Abram, </w:t>
      </w:r>
      <w:r w:rsidRPr="004B11C5">
        <w:rPr>
          <w:rFonts w:ascii="Calibri" w:hAnsi="Calibri" w:cs="Calibri"/>
          <w:b/>
          <w:bCs/>
          <w:color w:val="auto"/>
          <w:u w:val="single"/>
          <w:lang w:eastAsia="x-none"/>
        </w:rPr>
        <w:t>Get thee out of</w:t>
      </w:r>
      <w:r w:rsidRPr="004B11C5">
        <w:rPr>
          <w:rFonts w:ascii="Calibri" w:hAnsi="Calibri" w:cs="Calibri"/>
          <w:color w:val="auto"/>
          <w:u w:val="single"/>
          <w:lang w:eastAsia="x-none"/>
        </w:rPr>
        <w:t xml:space="preserve"> thy </w:t>
      </w:r>
      <w:r w:rsidRPr="004B11C5">
        <w:rPr>
          <w:rFonts w:ascii="Calibri" w:hAnsi="Calibri" w:cs="Calibri"/>
          <w:b/>
          <w:bCs/>
          <w:color w:val="auto"/>
          <w:u w:val="single"/>
          <w:lang w:eastAsia="x-none"/>
        </w:rPr>
        <w:t>country</w:t>
      </w:r>
      <w:r w:rsidRPr="004B11C5">
        <w:rPr>
          <w:rFonts w:ascii="Calibri" w:hAnsi="Calibri" w:cs="Calibri"/>
          <w:color w:val="auto"/>
          <w:u w:val="single"/>
          <w:lang w:eastAsia="x-none"/>
        </w:rPr>
        <w:t xml:space="preserve">, and from thy </w:t>
      </w:r>
      <w:r w:rsidRPr="004B11C5">
        <w:rPr>
          <w:rFonts w:ascii="Calibri" w:hAnsi="Calibri" w:cs="Calibri"/>
          <w:b/>
          <w:bCs/>
          <w:color w:val="auto"/>
          <w:u w:val="single"/>
          <w:lang w:eastAsia="x-none"/>
        </w:rPr>
        <w:t>kindred</w:t>
      </w:r>
      <w:r w:rsidRPr="004B11C5">
        <w:rPr>
          <w:rFonts w:ascii="Calibri" w:hAnsi="Calibri" w:cs="Calibri"/>
          <w:color w:val="auto"/>
          <w:u w:val="single"/>
          <w:lang w:eastAsia="x-none"/>
        </w:rPr>
        <w:t xml:space="preserve">, and from thy </w:t>
      </w:r>
      <w:r w:rsidRPr="004B11C5">
        <w:rPr>
          <w:rFonts w:ascii="Calibri" w:hAnsi="Calibri" w:cs="Calibri"/>
          <w:b/>
          <w:bCs/>
          <w:color w:val="auto"/>
          <w:u w:val="single"/>
          <w:lang w:eastAsia="x-none"/>
        </w:rPr>
        <w:t>father's house</w:t>
      </w:r>
      <w:r w:rsidRPr="004B11C5">
        <w:rPr>
          <w:rFonts w:ascii="Calibri" w:hAnsi="Calibri" w:cs="Calibri"/>
          <w:color w:val="auto"/>
          <w:lang w:eastAsia="x-none"/>
        </w:rPr>
        <w:t>, unto a land that I will shew thee:</w:t>
      </w:r>
    </w:p>
    <w:p w14:paraId="09F93AB1" w14:textId="77777777" w:rsidR="003845C7" w:rsidRPr="003845C7" w:rsidRDefault="003845C7" w:rsidP="003845C7">
      <w:pPr>
        <w:pStyle w:val="BODY"/>
        <w:widowControl w:val="0"/>
        <w:spacing w:before="60" w:after="60"/>
        <w:ind w:left="720" w:right="1440"/>
        <w:jc w:val="both"/>
        <w:rPr>
          <w:rFonts w:ascii="Calibri" w:hAnsi="Calibri" w:cs="Calibri"/>
          <w:b/>
          <w:bCs/>
          <w:color w:val="8D7221"/>
          <w:lang w:eastAsia="x-none"/>
        </w:rPr>
      </w:pPr>
    </w:p>
    <w:p w14:paraId="63755914" w14:textId="77777777" w:rsidR="003845C7" w:rsidRPr="003845C7" w:rsidRDefault="003845C7" w:rsidP="003845C7">
      <w:pPr>
        <w:pStyle w:val="BODY"/>
        <w:widowControl w:val="0"/>
        <w:spacing w:before="60" w:after="60"/>
        <w:ind w:left="720" w:right="1440"/>
        <w:jc w:val="both"/>
        <w:rPr>
          <w:rFonts w:ascii="Calibri" w:hAnsi="Calibri" w:cs="Calibri"/>
          <w:b/>
          <w:bCs/>
          <w:color w:val="8D7221"/>
          <w:lang w:eastAsia="x-none"/>
        </w:rPr>
      </w:pPr>
    </w:p>
    <w:p w14:paraId="54BBB9C4" w14:textId="394D3EF7" w:rsidR="003845C7" w:rsidRPr="00AD4F2B" w:rsidRDefault="003845C7" w:rsidP="003845C7">
      <w:pPr>
        <w:pStyle w:val="BODY"/>
        <w:widowControl w:val="0"/>
        <w:spacing w:before="60" w:after="60"/>
        <w:ind w:left="720" w:right="1440"/>
        <w:jc w:val="both"/>
        <w:rPr>
          <w:rFonts w:ascii="Calibri" w:hAnsi="Calibri" w:cs="Calibri"/>
          <w:color w:val="EE0000"/>
          <w:lang w:eastAsia="x-none"/>
        </w:rPr>
      </w:pPr>
      <w:r w:rsidRPr="00AD4F2B">
        <w:rPr>
          <w:rFonts w:ascii="Calibri" w:hAnsi="Calibri" w:cs="Calibri"/>
          <w:color w:val="auto"/>
          <w:lang w:eastAsia="x-none"/>
        </w:rPr>
        <w:t xml:space="preserve">Luk 14:26  </w:t>
      </w:r>
      <w:r w:rsidRPr="00AD4F2B">
        <w:rPr>
          <w:rFonts w:ascii="Calibri" w:hAnsi="Calibri" w:cs="Calibri"/>
          <w:color w:val="EE0000"/>
          <w:lang w:eastAsia="x-none"/>
        </w:rPr>
        <w:t xml:space="preserve">If any </w:t>
      </w:r>
      <w:r w:rsidRPr="00AD4F2B">
        <w:rPr>
          <w:rFonts w:ascii="Calibri" w:hAnsi="Calibri" w:cs="Calibri"/>
          <w:i/>
          <w:iCs/>
          <w:color w:val="EE0000"/>
          <w:lang w:eastAsia="x-none"/>
        </w:rPr>
        <w:t>man</w:t>
      </w:r>
      <w:r w:rsidRPr="00AD4F2B">
        <w:rPr>
          <w:rFonts w:ascii="Calibri" w:hAnsi="Calibri" w:cs="Calibri"/>
          <w:color w:val="EE0000"/>
          <w:lang w:eastAsia="x-none"/>
        </w:rPr>
        <w:t xml:space="preserve"> come to me, and hate not his father, and mother, and wife, and children, and brethren, and sisters, yea, and his own life also, he cannot be my disciple. </w:t>
      </w:r>
    </w:p>
    <w:p w14:paraId="5025AF69" w14:textId="40D28678" w:rsidR="003845C7" w:rsidRPr="00AD4F2B" w:rsidRDefault="003845C7" w:rsidP="003845C7">
      <w:pPr>
        <w:ind w:left="720" w:right="1440"/>
        <w:jc w:val="both"/>
        <w:rPr>
          <w:rFonts w:ascii="Calibri" w:hAnsi="Calibri" w:cs="Calibri"/>
          <w:color w:val="EE0000"/>
          <w:lang w:eastAsia="x-none"/>
        </w:rPr>
      </w:pPr>
      <w:r w:rsidRPr="00AD4F2B">
        <w:rPr>
          <w:rFonts w:ascii="Calibri" w:hAnsi="Calibri" w:cs="Calibri"/>
          <w:lang w:eastAsia="x-none"/>
        </w:rPr>
        <w:t xml:space="preserve">Luk </w:t>
      </w:r>
      <w:proofErr w:type="gramStart"/>
      <w:r w:rsidRPr="00AD4F2B">
        <w:rPr>
          <w:rFonts w:ascii="Calibri" w:hAnsi="Calibri" w:cs="Calibri"/>
          <w:lang w:eastAsia="x-none"/>
        </w:rPr>
        <w:t xml:space="preserve">14:27  </w:t>
      </w:r>
      <w:r w:rsidRPr="00AD4F2B">
        <w:rPr>
          <w:rFonts w:ascii="Calibri" w:hAnsi="Calibri" w:cs="Calibri"/>
          <w:color w:val="EE0000"/>
          <w:lang w:eastAsia="x-none"/>
        </w:rPr>
        <w:t>And</w:t>
      </w:r>
      <w:proofErr w:type="gramEnd"/>
      <w:r w:rsidRPr="00AD4F2B">
        <w:rPr>
          <w:rFonts w:ascii="Calibri" w:hAnsi="Calibri" w:cs="Calibri"/>
          <w:color w:val="EE0000"/>
          <w:lang w:eastAsia="x-none"/>
        </w:rPr>
        <w:t xml:space="preserve"> whosoever doth not bear his cross, and come after me, cannot be my disciple. </w:t>
      </w:r>
    </w:p>
    <w:p w14:paraId="43632F30" w14:textId="77777777" w:rsidR="00A03D26" w:rsidRDefault="00A03D26" w:rsidP="003845C7">
      <w:pPr>
        <w:ind w:left="720" w:right="1440"/>
        <w:jc w:val="both"/>
        <w:rPr>
          <w:rFonts w:ascii="Calibri" w:hAnsi="Calibri" w:cs="Calibri"/>
          <w:sz w:val="26"/>
          <w:szCs w:val="26"/>
        </w:rPr>
      </w:pPr>
    </w:p>
    <w:p w14:paraId="1C21B7A9" w14:textId="5F84D4D2" w:rsidR="00A03D26" w:rsidRDefault="00A03D26" w:rsidP="00A03D26">
      <w:pPr>
        <w:jc w:val="both"/>
        <w:rPr>
          <w:rFonts w:ascii="Calibri" w:hAnsi="Calibri" w:cs="Calibri"/>
          <w:sz w:val="26"/>
          <w:szCs w:val="26"/>
        </w:rPr>
      </w:pPr>
      <w:r>
        <w:rPr>
          <w:rFonts w:ascii="Calibri" w:hAnsi="Calibri" w:cs="Calibri"/>
          <w:sz w:val="26"/>
          <w:szCs w:val="26"/>
        </w:rPr>
        <w:t>This identity is now perfected, and it resides in Christ, the New Creation Man, and you are “complete in Him”:</w:t>
      </w:r>
    </w:p>
    <w:p w14:paraId="2F27E50C" w14:textId="77777777" w:rsidR="00AD4F2B" w:rsidRDefault="00AD4F2B" w:rsidP="00A03D26">
      <w:pPr>
        <w:jc w:val="both"/>
        <w:rPr>
          <w:rFonts w:ascii="Calibri" w:hAnsi="Calibri" w:cs="Calibri"/>
          <w:sz w:val="26"/>
          <w:szCs w:val="26"/>
        </w:rPr>
      </w:pPr>
    </w:p>
    <w:p w14:paraId="33DA10C0" w14:textId="0ADC3CA6" w:rsidR="00A03D26" w:rsidRPr="00FB3911" w:rsidRDefault="00A03D26" w:rsidP="00A03D26">
      <w:pPr>
        <w:ind w:left="720" w:right="1440"/>
        <w:jc w:val="both"/>
        <w:rPr>
          <w:rFonts w:ascii="Calibri" w:hAnsi="Calibri" w:cs="Calibri"/>
          <w:lang w:eastAsia="x-none"/>
        </w:rPr>
      </w:pPr>
      <w:r w:rsidRPr="00A03D26">
        <w:rPr>
          <w:rFonts w:ascii="Calibri" w:hAnsi="Calibri" w:cs="Calibri"/>
          <w:color w:val="EE0000"/>
          <w:lang w:eastAsia="x-none"/>
        </w:rPr>
        <w:t xml:space="preserve">2Co </w:t>
      </w:r>
      <w:proofErr w:type="gramStart"/>
      <w:r w:rsidRPr="00A03D26">
        <w:rPr>
          <w:rFonts w:ascii="Calibri" w:hAnsi="Calibri" w:cs="Calibri"/>
          <w:color w:val="EE0000"/>
          <w:lang w:eastAsia="x-none"/>
        </w:rPr>
        <w:t xml:space="preserve">5:17  </w:t>
      </w:r>
      <w:r w:rsidRPr="00FB3911">
        <w:rPr>
          <w:rFonts w:ascii="Calibri" w:hAnsi="Calibri" w:cs="Calibri"/>
          <w:lang w:eastAsia="x-none"/>
        </w:rPr>
        <w:t>Therefore</w:t>
      </w:r>
      <w:proofErr w:type="gramEnd"/>
      <w:r w:rsidRPr="00FB3911">
        <w:rPr>
          <w:rFonts w:ascii="Calibri" w:hAnsi="Calibri" w:cs="Calibri"/>
          <w:lang w:eastAsia="x-none"/>
        </w:rPr>
        <w:t xml:space="preserve"> if any man </w:t>
      </w:r>
      <w:r w:rsidRPr="00FB3911">
        <w:rPr>
          <w:rFonts w:ascii="Calibri" w:hAnsi="Calibri" w:cs="Calibri"/>
          <w:i/>
          <w:iCs/>
          <w:lang w:eastAsia="x-none"/>
        </w:rPr>
        <w:t>be</w:t>
      </w:r>
      <w:r w:rsidRPr="00FB3911">
        <w:rPr>
          <w:rFonts w:ascii="Calibri" w:hAnsi="Calibri" w:cs="Calibri"/>
          <w:lang w:eastAsia="x-none"/>
        </w:rPr>
        <w:t xml:space="preserve"> in Christ, </w:t>
      </w:r>
      <w:r w:rsidRPr="00FB3911">
        <w:rPr>
          <w:rFonts w:ascii="Calibri" w:hAnsi="Calibri" w:cs="Calibri"/>
          <w:i/>
          <w:iCs/>
          <w:lang w:eastAsia="x-none"/>
        </w:rPr>
        <w:t>he is</w:t>
      </w:r>
      <w:r w:rsidRPr="00FB3911">
        <w:rPr>
          <w:rFonts w:ascii="Calibri" w:hAnsi="Calibri" w:cs="Calibri"/>
          <w:lang w:eastAsia="x-none"/>
        </w:rPr>
        <w:t xml:space="preserve"> a new </w:t>
      </w:r>
      <w:r w:rsidRPr="00FB3911">
        <w:rPr>
          <w:rFonts w:ascii="Calibri" w:hAnsi="Calibri" w:cs="Calibri"/>
          <w:strike/>
          <w:lang w:eastAsia="x-none"/>
        </w:rPr>
        <w:t>creature</w:t>
      </w:r>
      <w:r w:rsidRPr="00F504DD">
        <w:rPr>
          <w:rFonts w:ascii="Calibri" w:hAnsi="Calibri" w:cs="Calibri"/>
          <w:lang w:eastAsia="x-none"/>
        </w:rPr>
        <w:t xml:space="preserve"> </w:t>
      </w:r>
      <w:r w:rsidRPr="00FB3911">
        <w:rPr>
          <w:rFonts w:ascii="Calibri" w:hAnsi="Calibri" w:cs="Calibri"/>
          <w:lang w:eastAsia="x-none"/>
        </w:rPr>
        <w:t>(</w:t>
      </w:r>
      <w:r w:rsidRPr="00FB3911">
        <w:rPr>
          <w:rFonts w:ascii="Calibri" w:hAnsi="Calibri" w:cs="Calibri"/>
          <w:i/>
          <w:iCs/>
          <w:lang w:eastAsia="x-none"/>
        </w:rPr>
        <w:t>creation</w:t>
      </w:r>
      <w:r w:rsidRPr="00FB3911">
        <w:rPr>
          <w:rFonts w:ascii="Calibri" w:hAnsi="Calibri" w:cs="Calibri"/>
          <w:lang w:eastAsia="x-none"/>
        </w:rPr>
        <w:t xml:space="preserve">): old things are passed away; behold, </w:t>
      </w:r>
      <w:r w:rsidRPr="00FB3911">
        <w:rPr>
          <w:rFonts w:ascii="Calibri" w:hAnsi="Calibri" w:cs="Calibri"/>
          <w:b/>
          <w:bCs/>
          <w:u w:val="single"/>
          <w:lang w:eastAsia="x-none"/>
        </w:rPr>
        <w:t>all things are become new</w:t>
      </w:r>
      <w:r w:rsidRPr="00FB3911">
        <w:rPr>
          <w:rFonts w:ascii="Calibri" w:hAnsi="Calibri" w:cs="Calibri"/>
          <w:lang w:eastAsia="x-none"/>
        </w:rPr>
        <w:t>. </w:t>
      </w:r>
    </w:p>
    <w:p w14:paraId="4CEEE196" w14:textId="77777777" w:rsidR="00A03D26" w:rsidRPr="00A03D26" w:rsidRDefault="00A03D26" w:rsidP="00A03D26">
      <w:pPr>
        <w:ind w:left="720" w:right="1440"/>
        <w:jc w:val="both"/>
        <w:rPr>
          <w:rFonts w:ascii="Calibri" w:hAnsi="Calibri" w:cs="Calibri"/>
          <w:color w:val="EE0000"/>
          <w:lang w:eastAsia="x-none"/>
        </w:rPr>
      </w:pPr>
    </w:p>
    <w:p w14:paraId="5EFE225D" w14:textId="05E568B7" w:rsidR="00A03D26" w:rsidRPr="00FB3911" w:rsidRDefault="00A03D26" w:rsidP="00A03D26">
      <w:pPr>
        <w:ind w:left="720" w:right="1440"/>
        <w:jc w:val="both"/>
        <w:rPr>
          <w:rFonts w:ascii="Calibri" w:hAnsi="Calibri" w:cs="Calibri"/>
          <w:lang w:eastAsia="x-none"/>
        </w:rPr>
      </w:pPr>
      <w:r w:rsidRPr="00A03D26">
        <w:rPr>
          <w:rFonts w:ascii="Calibri" w:hAnsi="Calibri" w:cs="Calibri"/>
          <w:color w:val="EE0000"/>
          <w:lang w:eastAsia="x-none"/>
        </w:rPr>
        <w:t xml:space="preserve">Col </w:t>
      </w:r>
      <w:proofErr w:type="gramStart"/>
      <w:r w:rsidRPr="00A03D26">
        <w:rPr>
          <w:rFonts w:ascii="Calibri" w:hAnsi="Calibri" w:cs="Calibri"/>
          <w:color w:val="EE0000"/>
          <w:lang w:eastAsia="x-none"/>
        </w:rPr>
        <w:t xml:space="preserve">3:10  </w:t>
      </w:r>
      <w:r w:rsidRPr="00FB3911">
        <w:rPr>
          <w:rFonts w:ascii="Calibri" w:hAnsi="Calibri" w:cs="Calibri"/>
          <w:lang w:eastAsia="x-none"/>
        </w:rPr>
        <w:t>And</w:t>
      </w:r>
      <w:proofErr w:type="gramEnd"/>
      <w:r w:rsidRPr="00FB3911">
        <w:rPr>
          <w:rFonts w:ascii="Calibri" w:hAnsi="Calibri" w:cs="Calibri"/>
          <w:lang w:eastAsia="x-none"/>
        </w:rPr>
        <w:t xml:space="preserve"> have </w:t>
      </w:r>
      <w:r w:rsidRPr="00FB3911">
        <w:rPr>
          <w:rFonts w:ascii="Calibri" w:hAnsi="Calibri" w:cs="Calibri"/>
          <w:b/>
          <w:bCs/>
          <w:u w:val="single"/>
          <w:lang w:eastAsia="x-none"/>
        </w:rPr>
        <w:t xml:space="preserve">put on the new </w:t>
      </w:r>
      <w:r w:rsidRPr="00FB3911">
        <w:rPr>
          <w:rFonts w:ascii="Calibri" w:hAnsi="Calibri" w:cs="Calibri"/>
          <w:b/>
          <w:bCs/>
          <w:i/>
          <w:iCs/>
          <w:u w:val="single"/>
          <w:lang w:eastAsia="x-none"/>
        </w:rPr>
        <w:t>man</w:t>
      </w:r>
      <w:r w:rsidRPr="00FB3911">
        <w:rPr>
          <w:rFonts w:ascii="Calibri" w:hAnsi="Calibri" w:cs="Calibri"/>
          <w:i/>
          <w:iCs/>
          <w:lang w:eastAsia="x-none"/>
        </w:rPr>
        <w:t>,</w:t>
      </w:r>
      <w:r w:rsidRPr="00FB3911">
        <w:rPr>
          <w:rFonts w:ascii="Calibri" w:hAnsi="Calibri" w:cs="Calibri"/>
          <w:lang w:eastAsia="x-none"/>
        </w:rPr>
        <w:t xml:space="preserve"> which is renewed in knowledge </w:t>
      </w:r>
      <w:r w:rsidRPr="00FB3911">
        <w:rPr>
          <w:rFonts w:ascii="Calibri" w:hAnsi="Calibri" w:cs="Calibri"/>
          <w:b/>
          <w:bCs/>
          <w:u w:val="single"/>
          <w:lang w:eastAsia="x-none"/>
        </w:rPr>
        <w:t>after the image</w:t>
      </w:r>
      <w:r w:rsidRPr="00FB3911">
        <w:rPr>
          <w:rFonts w:ascii="Calibri" w:hAnsi="Calibri" w:cs="Calibri"/>
          <w:lang w:eastAsia="x-none"/>
        </w:rPr>
        <w:t xml:space="preserve"> of him that created him: </w:t>
      </w:r>
    </w:p>
    <w:p w14:paraId="41C776AD" w14:textId="77777777" w:rsidR="00A03D26" w:rsidRPr="00A03D26" w:rsidRDefault="00A03D26" w:rsidP="00A03D26">
      <w:pPr>
        <w:pStyle w:val="BODY"/>
        <w:widowControl w:val="0"/>
        <w:spacing w:before="60" w:after="60"/>
        <w:ind w:left="720" w:right="1440"/>
        <w:jc w:val="both"/>
        <w:rPr>
          <w:rFonts w:ascii="Calibri" w:hAnsi="Calibri" w:cs="Calibri"/>
          <w:color w:val="EE0000"/>
          <w:lang w:eastAsia="x-none"/>
        </w:rPr>
      </w:pPr>
    </w:p>
    <w:p w14:paraId="214598DB" w14:textId="05CA6D15" w:rsidR="00A03D26" w:rsidRPr="00FB3911" w:rsidRDefault="00A03D26" w:rsidP="00A03D26">
      <w:pPr>
        <w:pStyle w:val="BODY"/>
        <w:widowControl w:val="0"/>
        <w:spacing w:before="60" w:after="60"/>
        <w:ind w:left="720" w:right="1440"/>
        <w:jc w:val="both"/>
        <w:rPr>
          <w:rFonts w:ascii="Calibri" w:hAnsi="Calibri" w:cs="Calibri"/>
          <w:color w:val="auto"/>
          <w:lang w:eastAsia="x-none"/>
        </w:rPr>
      </w:pPr>
      <w:r w:rsidRPr="00A03D26">
        <w:rPr>
          <w:rFonts w:ascii="Calibri" w:hAnsi="Calibri" w:cs="Calibri"/>
          <w:color w:val="EE0000"/>
          <w:lang w:eastAsia="x-none"/>
        </w:rPr>
        <w:t xml:space="preserve">Col 2:9  </w:t>
      </w:r>
      <w:r w:rsidRPr="00FB3911">
        <w:rPr>
          <w:rFonts w:ascii="Calibri" w:hAnsi="Calibri" w:cs="Calibri"/>
          <w:color w:val="auto"/>
          <w:lang w:eastAsia="x-none"/>
        </w:rPr>
        <w:t>For in him dwelleth all the fulness of the Godhead bodily. </w:t>
      </w:r>
    </w:p>
    <w:p w14:paraId="5A126488" w14:textId="59009113" w:rsidR="00A03D26" w:rsidRPr="00FB3911" w:rsidRDefault="00A03D26" w:rsidP="00A03D26">
      <w:pPr>
        <w:ind w:left="720" w:right="1440"/>
        <w:jc w:val="both"/>
        <w:rPr>
          <w:rFonts w:ascii="Calibri" w:hAnsi="Calibri" w:cs="Calibri"/>
          <w:lang w:eastAsia="x-none"/>
        </w:rPr>
      </w:pPr>
      <w:r w:rsidRPr="00FB3911">
        <w:rPr>
          <w:rFonts w:ascii="Calibri" w:hAnsi="Calibri" w:cs="Calibri"/>
          <w:lang w:eastAsia="x-none"/>
        </w:rPr>
        <w:t xml:space="preserve">Col </w:t>
      </w:r>
      <w:proofErr w:type="gramStart"/>
      <w:r w:rsidRPr="00FB3911">
        <w:rPr>
          <w:rFonts w:ascii="Calibri" w:hAnsi="Calibri" w:cs="Calibri"/>
          <w:lang w:eastAsia="x-none"/>
        </w:rPr>
        <w:t>2:10  And</w:t>
      </w:r>
      <w:proofErr w:type="gramEnd"/>
      <w:r w:rsidRPr="00FB3911">
        <w:rPr>
          <w:rFonts w:ascii="Calibri" w:hAnsi="Calibri" w:cs="Calibri"/>
          <w:lang w:eastAsia="x-none"/>
        </w:rPr>
        <w:t xml:space="preserve"> </w:t>
      </w:r>
      <w:r w:rsidRPr="00FB3911">
        <w:rPr>
          <w:rFonts w:ascii="Calibri" w:hAnsi="Calibri" w:cs="Calibri"/>
          <w:b/>
          <w:bCs/>
          <w:u w:val="single"/>
          <w:lang w:eastAsia="x-none"/>
        </w:rPr>
        <w:t>ye are complete in him</w:t>
      </w:r>
      <w:r w:rsidRPr="00FB3911">
        <w:rPr>
          <w:rFonts w:ascii="Calibri" w:hAnsi="Calibri" w:cs="Calibri"/>
          <w:lang w:eastAsia="x-none"/>
        </w:rPr>
        <w:t>…</w:t>
      </w:r>
    </w:p>
    <w:p w14:paraId="4C6BD55B" w14:textId="77777777" w:rsidR="00A03D26" w:rsidRPr="00FB3911" w:rsidRDefault="00A03D26" w:rsidP="00A03D26">
      <w:pPr>
        <w:jc w:val="both"/>
        <w:rPr>
          <w:rFonts w:ascii="Calibri" w:hAnsi="Calibri" w:cs="Calibri"/>
          <w:sz w:val="26"/>
          <w:szCs w:val="26"/>
          <w:lang w:eastAsia="x-none"/>
        </w:rPr>
      </w:pPr>
    </w:p>
    <w:p w14:paraId="2FF7D3A5" w14:textId="044526FF" w:rsidR="001516F2" w:rsidRDefault="006836D1" w:rsidP="00A03D26">
      <w:pPr>
        <w:jc w:val="both"/>
        <w:rPr>
          <w:rFonts w:ascii="Calibri" w:hAnsi="Calibri" w:cs="Calibri"/>
          <w:sz w:val="26"/>
          <w:szCs w:val="26"/>
          <w:lang w:eastAsia="x-none"/>
        </w:rPr>
      </w:pPr>
      <w:r>
        <w:rPr>
          <w:rFonts w:ascii="Calibri" w:hAnsi="Calibri" w:cs="Calibri"/>
          <w:b/>
          <w:bCs/>
          <w:sz w:val="26"/>
          <w:szCs w:val="26"/>
          <w:lang w:eastAsia="x-none"/>
        </w:rPr>
        <w:t xml:space="preserve">Summary: </w:t>
      </w:r>
      <w:r>
        <w:rPr>
          <w:rFonts w:ascii="Calibri" w:hAnsi="Calibri" w:cs="Calibri"/>
          <w:sz w:val="26"/>
          <w:szCs w:val="26"/>
          <w:lang w:eastAsia="x-none"/>
        </w:rPr>
        <w:t xml:space="preserve">God asks us to turn from the identity of the “old man” and embrace the identity that the Father created for us in </w:t>
      </w:r>
      <w:r w:rsidRPr="006836D1">
        <w:rPr>
          <w:rFonts w:ascii="Calibri" w:hAnsi="Calibri" w:cs="Calibri"/>
          <w:color w:val="EE0000"/>
          <w:sz w:val="26"/>
          <w:szCs w:val="26"/>
          <w:lang w:eastAsia="x-none"/>
        </w:rPr>
        <w:t>Gen 1:26</w:t>
      </w:r>
      <w:r>
        <w:rPr>
          <w:rFonts w:ascii="Calibri" w:hAnsi="Calibri" w:cs="Calibri"/>
          <w:sz w:val="26"/>
          <w:szCs w:val="26"/>
          <w:lang w:eastAsia="x-none"/>
        </w:rPr>
        <w:t xml:space="preserve">. We must come out of our familiar past, hating who we became in the world, to take on His new identity. This identity of the New Creation </w:t>
      </w:r>
      <w:r>
        <w:rPr>
          <w:rFonts w:ascii="Calibri" w:hAnsi="Calibri" w:cs="Calibri"/>
          <w:sz w:val="26"/>
          <w:szCs w:val="26"/>
          <w:lang w:eastAsia="x-none"/>
        </w:rPr>
        <w:lastRenderedPageBreak/>
        <w:t>Man is perfected in Christ, and in Him, we are complete. Will you walk away from what you have become?</w:t>
      </w:r>
    </w:p>
    <w:p w14:paraId="2DBA20CC" w14:textId="77777777" w:rsidR="006836D1" w:rsidRDefault="006836D1" w:rsidP="00A03D26">
      <w:pPr>
        <w:jc w:val="both"/>
        <w:rPr>
          <w:rFonts w:ascii="Calibri" w:hAnsi="Calibri" w:cs="Calibri"/>
          <w:sz w:val="26"/>
          <w:szCs w:val="26"/>
          <w:lang w:eastAsia="x-none"/>
        </w:rPr>
      </w:pPr>
    </w:p>
    <w:p w14:paraId="2C3EB408" w14:textId="77777777" w:rsidR="00510747" w:rsidRPr="006836D1" w:rsidRDefault="00510747" w:rsidP="00A03D26">
      <w:pPr>
        <w:jc w:val="both"/>
        <w:rPr>
          <w:rFonts w:ascii="Calibri" w:hAnsi="Calibri" w:cs="Calibri"/>
          <w:sz w:val="26"/>
          <w:szCs w:val="26"/>
          <w:lang w:eastAsia="x-none"/>
        </w:rPr>
      </w:pPr>
    </w:p>
    <w:p w14:paraId="53398315" w14:textId="33242E6B" w:rsidR="00C13ED9" w:rsidRPr="001516F2" w:rsidRDefault="00C13ED9" w:rsidP="00015A55">
      <w:pPr>
        <w:pStyle w:val="Heading2"/>
      </w:pPr>
      <w:r w:rsidRPr="001516F2">
        <w:t>Repentance Into New Consciousness</w:t>
      </w:r>
    </w:p>
    <w:p w14:paraId="139A351F" w14:textId="0E64C418" w:rsidR="00C13ED9" w:rsidRPr="00FB3911" w:rsidRDefault="00C13ED9" w:rsidP="00A03D26">
      <w:pPr>
        <w:jc w:val="both"/>
        <w:rPr>
          <w:rFonts w:ascii="Calibri" w:hAnsi="Calibri" w:cs="Calibri"/>
          <w:sz w:val="26"/>
          <w:szCs w:val="26"/>
          <w:lang w:eastAsia="x-none"/>
        </w:rPr>
      </w:pPr>
      <w:r w:rsidRPr="00FB3911">
        <w:rPr>
          <w:rFonts w:ascii="Calibri" w:hAnsi="Calibri" w:cs="Calibri"/>
          <w:sz w:val="26"/>
          <w:szCs w:val="26"/>
          <w:lang w:eastAsia="x-none"/>
        </w:rPr>
        <w:t>This is not New Age. This is Scripture. Yes</w:t>
      </w:r>
      <w:r w:rsidR="001516F2" w:rsidRPr="00FB3911">
        <w:rPr>
          <w:rFonts w:ascii="Calibri" w:hAnsi="Calibri" w:cs="Calibri"/>
          <w:sz w:val="26"/>
          <w:szCs w:val="26"/>
          <w:lang w:eastAsia="x-none"/>
        </w:rPr>
        <w:t>,</w:t>
      </w:r>
      <w:r w:rsidRPr="00FB3911">
        <w:rPr>
          <w:rFonts w:ascii="Calibri" w:hAnsi="Calibri" w:cs="Calibri"/>
          <w:sz w:val="26"/>
          <w:szCs w:val="26"/>
          <w:lang w:eastAsia="x-none"/>
        </w:rPr>
        <w:t xml:space="preserve"> there exists another consciousness for you to move into,</w:t>
      </w:r>
      <w:r w:rsidR="001516F2" w:rsidRPr="00FB3911">
        <w:rPr>
          <w:rFonts w:ascii="Calibri" w:hAnsi="Calibri" w:cs="Calibri"/>
          <w:sz w:val="26"/>
          <w:szCs w:val="26"/>
          <w:lang w:eastAsia="x-none"/>
        </w:rPr>
        <w:t xml:space="preserve"> and to live in and to think from, </w:t>
      </w:r>
      <w:r w:rsidRPr="00FB3911">
        <w:rPr>
          <w:rFonts w:ascii="Calibri" w:hAnsi="Calibri" w:cs="Calibri"/>
          <w:sz w:val="26"/>
          <w:szCs w:val="26"/>
          <w:lang w:eastAsia="x-none"/>
        </w:rPr>
        <w:t>but it is not just a “higher frequency”. It is the consciousness of Yahweh Himself.</w:t>
      </w:r>
    </w:p>
    <w:p w14:paraId="69EB251D" w14:textId="77777777" w:rsidR="00C13ED9" w:rsidRPr="00FB3911" w:rsidRDefault="00C13ED9" w:rsidP="00A03D26">
      <w:pPr>
        <w:jc w:val="both"/>
        <w:rPr>
          <w:rFonts w:ascii="Calibri" w:hAnsi="Calibri" w:cs="Calibri"/>
          <w:lang w:eastAsia="x-none"/>
        </w:rPr>
      </w:pPr>
    </w:p>
    <w:p w14:paraId="1ECCDC06" w14:textId="77777777" w:rsidR="00C13ED9" w:rsidRPr="00FB3911" w:rsidRDefault="00C13ED9" w:rsidP="00C13ED9">
      <w:pPr>
        <w:pStyle w:val="BODY"/>
        <w:widowControl w:val="0"/>
        <w:spacing w:before="60" w:after="60"/>
        <w:ind w:left="720" w:right="1440"/>
        <w:jc w:val="both"/>
        <w:rPr>
          <w:rFonts w:ascii="Calibri" w:hAnsi="Calibri" w:cs="Calibri"/>
          <w:color w:val="auto"/>
          <w:lang w:eastAsia="x-none"/>
        </w:rPr>
      </w:pPr>
      <w:r w:rsidRPr="00FB3911">
        <w:rPr>
          <w:rFonts w:ascii="Calibri" w:hAnsi="Calibri" w:cs="Calibri"/>
          <w:color w:val="EE0000"/>
          <w:lang w:eastAsia="x-none"/>
        </w:rPr>
        <w:t xml:space="preserve">Isa 55:7  </w:t>
      </w:r>
      <w:r w:rsidRPr="00FB3911">
        <w:rPr>
          <w:rFonts w:ascii="Calibri" w:hAnsi="Calibri" w:cs="Calibri"/>
          <w:b/>
          <w:bCs/>
          <w:color w:val="auto"/>
          <w:u w:val="single"/>
          <w:lang w:eastAsia="x-none"/>
        </w:rPr>
        <w:t>Let the wicked forsake his way, and the unrighteous man his thoughts</w:t>
      </w:r>
      <w:r w:rsidRPr="00FB3911">
        <w:rPr>
          <w:rFonts w:ascii="Calibri" w:hAnsi="Calibri" w:cs="Calibri"/>
          <w:color w:val="auto"/>
          <w:lang w:eastAsia="x-none"/>
        </w:rPr>
        <w:t xml:space="preserve">: and </w:t>
      </w:r>
      <w:r w:rsidRPr="00FB3911">
        <w:rPr>
          <w:rFonts w:ascii="Calibri" w:hAnsi="Calibri" w:cs="Calibri"/>
          <w:b/>
          <w:bCs/>
          <w:color w:val="auto"/>
          <w:lang w:eastAsia="x-none"/>
        </w:rPr>
        <w:t>let him return</w:t>
      </w:r>
      <w:r w:rsidRPr="00FB3911">
        <w:rPr>
          <w:rFonts w:ascii="Calibri" w:hAnsi="Calibri" w:cs="Calibri"/>
          <w:color w:val="auto"/>
          <w:lang w:eastAsia="x-none"/>
        </w:rPr>
        <w:t xml:space="preserve"> unto the LORD, and he will have mercy upon him; and to our God, for he will abundantly pardon. </w:t>
      </w:r>
    </w:p>
    <w:p w14:paraId="342191A5" w14:textId="77777777" w:rsidR="00C13ED9" w:rsidRPr="00FB3911" w:rsidRDefault="00C13ED9" w:rsidP="00C13ED9">
      <w:pPr>
        <w:pStyle w:val="BODY"/>
        <w:widowControl w:val="0"/>
        <w:spacing w:before="60" w:after="60"/>
        <w:ind w:left="720" w:right="1440"/>
        <w:jc w:val="both"/>
        <w:rPr>
          <w:rFonts w:ascii="Calibri" w:hAnsi="Calibri" w:cs="Calibri"/>
          <w:color w:val="auto"/>
          <w:lang w:eastAsia="x-none"/>
        </w:rPr>
      </w:pPr>
      <w:r w:rsidRPr="00FB3911">
        <w:rPr>
          <w:rFonts w:ascii="Calibri" w:hAnsi="Calibri" w:cs="Calibri"/>
          <w:color w:val="auto"/>
          <w:lang w:eastAsia="x-none"/>
        </w:rPr>
        <w:t xml:space="preserve">Isa 55:8  For </w:t>
      </w:r>
      <w:r w:rsidRPr="00FB3911">
        <w:rPr>
          <w:rFonts w:ascii="Calibri" w:hAnsi="Calibri" w:cs="Calibri"/>
          <w:b/>
          <w:bCs/>
          <w:color w:val="auto"/>
          <w:u w:val="single"/>
          <w:lang w:eastAsia="x-none"/>
        </w:rPr>
        <w:t xml:space="preserve">my thoughts </w:t>
      </w:r>
      <w:r w:rsidRPr="00FB3911">
        <w:rPr>
          <w:rFonts w:ascii="Calibri" w:hAnsi="Calibri" w:cs="Calibri"/>
          <w:b/>
          <w:bCs/>
          <w:i/>
          <w:iCs/>
          <w:color w:val="auto"/>
          <w:u w:val="single"/>
          <w:lang w:eastAsia="x-none"/>
        </w:rPr>
        <w:t>are</w:t>
      </w:r>
      <w:r w:rsidRPr="00FB3911">
        <w:rPr>
          <w:rFonts w:ascii="Calibri" w:hAnsi="Calibri" w:cs="Calibri"/>
          <w:b/>
          <w:bCs/>
          <w:color w:val="auto"/>
          <w:u w:val="single"/>
          <w:lang w:eastAsia="x-none"/>
        </w:rPr>
        <w:t xml:space="preserve"> not your thoughts</w:t>
      </w:r>
      <w:r w:rsidRPr="00FB3911">
        <w:rPr>
          <w:rFonts w:ascii="Calibri" w:hAnsi="Calibri" w:cs="Calibri"/>
          <w:color w:val="auto"/>
          <w:lang w:eastAsia="x-none"/>
        </w:rPr>
        <w:t xml:space="preserve">, neither </w:t>
      </w:r>
      <w:r w:rsidRPr="00FB3911">
        <w:rPr>
          <w:rFonts w:ascii="Calibri" w:hAnsi="Calibri" w:cs="Calibri"/>
          <w:i/>
          <w:iCs/>
          <w:color w:val="auto"/>
          <w:lang w:eastAsia="x-none"/>
        </w:rPr>
        <w:t>are</w:t>
      </w:r>
      <w:r w:rsidRPr="00FB3911">
        <w:rPr>
          <w:rFonts w:ascii="Calibri" w:hAnsi="Calibri" w:cs="Calibri"/>
          <w:color w:val="auto"/>
          <w:lang w:eastAsia="x-none"/>
        </w:rPr>
        <w:t xml:space="preserve"> your ways my ways, saith the LORD. </w:t>
      </w:r>
    </w:p>
    <w:p w14:paraId="4F63CF2C" w14:textId="06DD3B04" w:rsidR="00C13ED9" w:rsidRPr="00FB3911" w:rsidRDefault="00C13ED9" w:rsidP="00C13ED9">
      <w:pPr>
        <w:ind w:left="720" w:right="1440"/>
        <w:jc w:val="both"/>
        <w:rPr>
          <w:rFonts w:ascii="Calibri" w:hAnsi="Calibri" w:cs="Calibri"/>
          <w:lang w:eastAsia="x-none"/>
        </w:rPr>
      </w:pPr>
      <w:r w:rsidRPr="00FB3911">
        <w:rPr>
          <w:rFonts w:ascii="Calibri" w:hAnsi="Calibri" w:cs="Calibri"/>
          <w:lang w:eastAsia="x-none"/>
        </w:rPr>
        <w:t xml:space="preserve">Isa </w:t>
      </w:r>
      <w:proofErr w:type="gramStart"/>
      <w:r w:rsidRPr="00FB3911">
        <w:rPr>
          <w:rFonts w:ascii="Calibri" w:hAnsi="Calibri" w:cs="Calibri"/>
          <w:lang w:eastAsia="x-none"/>
        </w:rPr>
        <w:t>55:9  For</w:t>
      </w:r>
      <w:proofErr w:type="gramEnd"/>
      <w:r w:rsidRPr="00FB3911">
        <w:rPr>
          <w:rFonts w:ascii="Calibri" w:hAnsi="Calibri" w:cs="Calibri"/>
          <w:lang w:eastAsia="x-none"/>
        </w:rPr>
        <w:t xml:space="preserve"> </w:t>
      </w:r>
      <w:r w:rsidRPr="00FB3911">
        <w:rPr>
          <w:rFonts w:ascii="Calibri" w:hAnsi="Calibri" w:cs="Calibri"/>
          <w:b/>
          <w:bCs/>
          <w:i/>
          <w:iCs/>
          <w:u w:val="single"/>
          <w:lang w:eastAsia="x-none"/>
        </w:rPr>
        <w:t>as</w:t>
      </w:r>
      <w:r w:rsidRPr="00FB3911">
        <w:rPr>
          <w:rFonts w:ascii="Calibri" w:hAnsi="Calibri" w:cs="Calibri"/>
          <w:b/>
          <w:bCs/>
          <w:u w:val="single"/>
          <w:lang w:eastAsia="x-none"/>
        </w:rPr>
        <w:t xml:space="preserve"> the heavens </w:t>
      </w:r>
      <w:proofErr w:type="gramStart"/>
      <w:r w:rsidRPr="00FB3911">
        <w:rPr>
          <w:rFonts w:ascii="Calibri" w:hAnsi="Calibri" w:cs="Calibri"/>
          <w:b/>
          <w:bCs/>
          <w:u w:val="single"/>
          <w:lang w:eastAsia="x-none"/>
        </w:rPr>
        <w:t>are</w:t>
      </w:r>
      <w:proofErr w:type="gramEnd"/>
      <w:r w:rsidRPr="00FB3911">
        <w:rPr>
          <w:rFonts w:ascii="Calibri" w:hAnsi="Calibri" w:cs="Calibri"/>
          <w:b/>
          <w:bCs/>
          <w:u w:val="single"/>
          <w:lang w:eastAsia="x-none"/>
        </w:rPr>
        <w:t xml:space="preserve"> higher than the earth, so are</w:t>
      </w:r>
      <w:r w:rsidRPr="00FB3911">
        <w:rPr>
          <w:rFonts w:ascii="Calibri" w:hAnsi="Calibri" w:cs="Calibri"/>
          <w:lang w:eastAsia="x-none"/>
        </w:rPr>
        <w:t xml:space="preserve"> my ways higher than your ways, and </w:t>
      </w:r>
      <w:r w:rsidRPr="00FB3911">
        <w:rPr>
          <w:rFonts w:ascii="Calibri" w:hAnsi="Calibri" w:cs="Calibri"/>
          <w:b/>
          <w:bCs/>
          <w:u w:val="single"/>
          <w:lang w:eastAsia="x-none"/>
        </w:rPr>
        <w:t>my thoughts than your thoughts</w:t>
      </w:r>
      <w:r w:rsidRPr="00FB3911">
        <w:rPr>
          <w:rFonts w:ascii="Calibri" w:hAnsi="Calibri" w:cs="Calibri"/>
          <w:lang w:eastAsia="x-none"/>
        </w:rPr>
        <w:t>. </w:t>
      </w:r>
    </w:p>
    <w:p w14:paraId="4A050665" w14:textId="77777777" w:rsidR="00C13ED9" w:rsidRPr="00FB3911" w:rsidRDefault="00C13ED9" w:rsidP="00A03D26">
      <w:pPr>
        <w:jc w:val="both"/>
        <w:rPr>
          <w:rFonts w:ascii="Calibri" w:hAnsi="Calibri" w:cs="Calibri"/>
          <w:lang w:eastAsia="x-none"/>
        </w:rPr>
      </w:pPr>
    </w:p>
    <w:p w14:paraId="1CD5C98B" w14:textId="7EF050C3" w:rsidR="00C13ED9" w:rsidRPr="00FB3911" w:rsidRDefault="00C13ED9" w:rsidP="00A03D26">
      <w:pPr>
        <w:jc w:val="both"/>
        <w:rPr>
          <w:rFonts w:ascii="Calibri" w:hAnsi="Calibri" w:cs="Calibri"/>
          <w:sz w:val="26"/>
          <w:szCs w:val="26"/>
          <w:lang w:eastAsia="x-none"/>
        </w:rPr>
      </w:pPr>
      <w:r w:rsidRPr="00FB3911">
        <w:rPr>
          <w:rFonts w:ascii="Calibri" w:hAnsi="Calibri" w:cs="Calibri"/>
          <w:sz w:val="26"/>
          <w:szCs w:val="26"/>
          <w:lang w:eastAsia="x-none"/>
        </w:rPr>
        <w:t xml:space="preserve">“Let him return” means to repent. The word “return” </w:t>
      </w:r>
      <w:r w:rsidR="001516F2" w:rsidRPr="00FB3911">
        <w:rPr>
          <w:rFonts w:ascii="Calibri" w:hAnsi="Calibri" w:cs="Calibri"/>
          <w:sz w:val="26"/>
          <w:szCs w:val="26"/>
          <w:lang w:eastAsia="x-none"/>
        </w:rPr>
        <w:t xml:space="preserve">in verse 7 </w:t>
      </w:r>
      <w:r w:rsidRPr="00FB3911">
        <w:rPr>
          <w:rFonts w:ascii="Calibri" w:hAnsi="Calibri" w:cs="Calibri"/>
          <w:sz w:val="26"/>
          <w:szCs w:val="26"/>
          <w:lang w:eastAsia="x-none"/>
        </w:rPr>
        <w:t xml:space="preserve">is </w:t>
      </w:r>
      <w:proofErr w:type="spellStart"/>
      <w:r w:rsidRPr="00FB3911">
        <w:rPr>
          <w:rFonts w:ascii="Calibri" w:hAnsi="Calibri" w:cs="Calibri"/>
          <w:b/>
          <w:bCs/>
          <w:color w:val="E97132" w:themeColor="accent2"/>
          <w:sz w:val="26"/>
          <w:szCs w:val="26"/>
          <w:lang w:eastAsia="x-none"/>
        </w:rPr>
        <w:t>S</w:t>
      </w:r>
      <w:r w:rsidR="00FB3911" w:rsidRPr="00FB3911">
        <w:rPr>
          <w:rFonts w:ascii="Calibri" w:hAnsi="Calibri" w:cs="Calibri"/>
          <w:b/>
          <w:bCs/>
          <w:color w:val="E97132" w:themeColor="accent2"/>
          <w:sz w:val="26"/>
          <w:szCs w:val="26"/>
          <w:lang w:eastAsia="x-none"/>
        </w:rPr>
        <w:t>h</w:t>
      </w:r>
      <w:r w:rsidRPr="00FB3911">
        <w:rPr>
          <w:rFonts w:ascii="Calibri" w:hAnsi="Calibri" w:cs="Calibri"/>
          <w:b/>
          <w:bCs/>
          <w:color w:val="E97132" w:themeColor="accent2"/>
          <w:sz w:val="26"/>
          <w:szCs w:val="26"/>
          <w:lang w:eastAsia="x-none"/>
        </w:rPr>
        <w:t>UB</w:t>
      </w:r>
      <w:proofErr w:type="spellEnd"/>
      <w:r w:rsidRPr="00FB3911">
        <w:rPr>
          <w:rFonts w:ascii="Calibri" w:hAnsi="Calibri" w:cs="Calibri"/>
          <w:sz w:val="26"/>
          <w:szCs w:val="26"/>
          <w:lang w:eastAsia="x-none"/>
        </w:rPr>
        <w:t>, and in</w:t>
      </w:r>
      <w:r w:rsidR="001516F2" w:rsidRPr="00FB3911">
        <w:rPr>
          <w:rFonts w:ascii="Calibri" w:hAnsi="Calibri" w:cs="Calibri"/>
          <w:sz w:val="26"/>
          <w:szCs w:val="26"/>
          <w:lang w:eastAsia="x-none"/>
        </w:rPr>
        <w:t xml:space="preserve"> </w:t>
      </w:r>
      <w:r w:rsidRPr="00FB3911">
        <w:rPr>
          <w:rFonts w:ascii="Calibri" w:hAnsi="Calibri" w:cs="Calibri"/>
          <w:sz w:val="26"/>
          <w:szCs w:val="26"/>
          <w:lang w:eastAsia="x-none"/>
        </w:rPr>
        <w:t xml:space="preserve">Hebrew it means to </w:t>
      </w:r>
      <w:r w:rsidR="001516F2" w:rsidRPr="00FB3911">
        <w:rPr>
          <w:rFonts w:ascii="Calibri" w:hAnsi="Calibri" w:cs="Calibri"/>
          <w:sz w:val="26"/>
          <w:szCs w:val="26"/>
          <w:lang w:eastAsia="x-none"/>
        </w:rPr>
        <w:t>“turn back”. Turn back to what? To original design; to the foundation of the Word</w:t>
      </w:r>
      <w:r w:rsidR="00F504DD">
        <w:rPr>
          <w:rFonts w:ascii="Calibri" w:hAnsi="Calibri" w:cs="Calibri"/>
          <w:sz w:val="26"/>
          <w:szCs w:val="26"/>
          <w:lang w:eastAsia="x-none"/>
        </w:rPr>
        <w:t>,</w:t>
      </w:r>
      <w:r w:rsidR="001516F2" w:rsidRPr="00FB3911">
        <w:rPr>
          <w:rFonts w:ascii="Calibri" w:hAnsi="Calibri" w:cs="Calibri"/>
          <w:sz w:val="26"/>
          <w:szCs w:val="26"/>
          <w:lang w:eastAsia="x-none"/>
        </w:rPr>
        <w:t xml:space="preserve"> so that your thoughts and words now flow out of the paradigms of the Word of God.</w:t>
      </w:r>
    </w:p>
    <w:p w14:paraId="6C14E0DC" w14:textId="3EE11AEF" w:rsidR="00C13ED9" w:rsidRPr="00FB3911" w:rsidRDefault="00C13ED9" w:rsidP="00A03D26">
      <w:pPr>
        <w:jc w:val="both"/>
        <w:rPr>
          <w:rFonts w:ascii="Calibri" w:hAnsi="Calibri" w:cs="Calibri"/>
          <w:sz w:val="26"/>
          <w:szCs w:val="26"/>
          <w:lang w:eastAsia="x-none"/>
        </w:rPr>
      </w:pPr>
      <w:r w:rsidRPr="00FB3911">
        <w:rPr>
          <w:rFonts w:ascii="Calibri" w:hAnsi="Calibri" w:cs="Calibri"/>
          <w:sz w:val="26"/>
          <w:szCs w:val="26"/>
          <w:lang w:eastAsia="x-none"/>
        </w:rPr>
        <w:t>The foundation of Yahweh’s consciousness is His Word, who is Yashua, and He</w:t>
      </w:r>
      <w:r w:rsidR="001516F2" w:rsidRPr="00FB3911">
        <w:rPr>
          <w:rFonts w:ascii="Calibri" w:hAnsi="Calibri" w:cs="Calibri"/>
          <w:sz w:val="26"/>
          <w:szCs w:val="26"/>
          <w:lang w:eastAsia="x-none"/>
        </w:rPr>
        <w:t xml:space="preserve"> has manifested Himself into Creation as</w:t>
      </w:r>
      <w:r w:rsidRPr="00FB3911">
        <w:rPr>
          <w:rFonts w:ascii="Calibri" w:hAnsi="Calibri" w:cs="Calibri"/>
          <w:sz w:val="26"/>
          <w:szCs w:val="26"/>
          <w:lang w:eastAsia="x-none"/>
        </w:rPr>
        <w:t xml:space="preserve"> Christ:</w:t>
      </w:r>
      <w:r w:rsidR="001516F2" w:rsidRPr="00FB3911">
        <w:rPr>
          <w:rFonts w:ascii="Calibri" w:hAnsi="Calibri" w:cs="Calibri"/>
          <w:sz w:val="26"/>
          <w:szCs w:val="26"/>
          <w:lang w:eastAsia="x-none"/>
        </w:rPr>
        <w:t xml:space="preserve"> Son of God, Son of Man.</w:t>
      </w:r>
    </w:p>
    <w:p w14:paraId="2747D6BA" w14:textId="77777777" w:rsidR="001516F2" w:rsidRPr="00FB3911" w:rsidRDefault="001516F2" w:rsidP="00A03D26">
      <w:pPr>
        <w:jc w:val="both"/>
        <w:rPr>
          <w:rFonts w:ascii="Calibri" w:hAnsi="Calibri" w:cs="Calibri"/>
          <w:lang w:eastAsia="x-none"/>
        </w:rPr>
      </w:pPr>
    </w:p>
    <w:p w14:paraId="5BC3DE76" w14:textId="1DB68924" w:rsidR="00C13ED9" w:rsidRPr="00FB3911" w:rsidRDefault="00C13ED9" w:rsidP="00FB3911">
      <w:pPr>
        <w:ind w:left="720" w:right="1440"/>
        <w:jc w:val="both"/>
        <w:rPr>
          <w:rFonts w:ascii="Calibri" w:hAnsi="Calibri" w:cs="Calibri"/>
          <w:lang w:eastAsia="x-none"/>
        </w:rPr>
      </w:pPr>
      <w:r w:rsidRPr="00FB3911">
        <w:rPr>
          <w:rFonts w:ascii="Calibri" w:hAnsi="Calibri" w:cs="Calibri"/>
          <w:color w:val="EE0000"/>
          <w:lang w:eastAsia="x-none"/>
        </w:rPr>
        <w:t xml:space="preserve">2Co </w:t>
      </w:r>
      <w:proofErr w:type="gramStart"/>
      <w:r w:rsidRPr="00FB3911">
        <w:rPr>
          <w:rFonts w:ascii="Calibri" w:hAnsi="Calibri" w:cs="Calibri"/>
          <w:color w:val="EE0000"/>
          <w:lang w:eastAsia="x-none"/>
        </w:rPr>
        <w:t xml:space="preserve">5:19  </w:t>
      </w:r>
      <w:r w:rsidRPr="00FB3911">
        <w:rPr>
          <w:rFonts w:ascii="Calibri" w:hAnsi="Calibri" w:cs="Calibri"/>
          <w:lang w:eastAsia="x-none"/>
        </w:rPr>
        <w:t>To</w:t>
      </w:r>
      <w:proofErr w:type="gramEnd"/>
      <w:r w:rsidRPr="00FB3911">
        <w:rPr>
          <w:rFonts w:ascii="Calibri" w:hAnsi="Calibri" w:cs="Calibri"/>
          <w:lang w:eastAsia="x-none"/>
        </w:rPr>
        <w:t xml:space="preserve"> wit, that God was in Christ, reconciling the world unto himself, not imputing their trespasses unto them…</w:t>
      </w:r>
    </w:p>
    <w:p w14:paraId="7175E2D4" w14:textId="77777777" w:rsidR="00FB3911" w:rsidRDefault="00FB3911" w:rsidP="00A03D26">
      <w:pPr>
        <w:jc w:val="both"/>
        <w:rPr>
          <w:rFonts w:ascii="Calibri" w:hAnsi="Calibri" w:cs="Calibri"/>
          <w:sz w:val="26"/>
          <w:szCs w:val="26"/>
          <w:lang w:eastAsia="x-none"/>
        </w:rPr>
      </w:pPr>
    </w:p>
    <w:p w14:paraId="62C6876C" w14:textId="0BD77589" w:rsidR="001516F2" w:rsidRPr="00FB3911" w:rsidRDefault="001516F2" w:rsidP="00A03D26">
      <w:pPr>
        <w:jc w:val="both"/>
        <w:rPr>
          <w:rFonts w:ascii="Calibri" w:hAnsi="Calibri" w:cs="Calibri"/>
          <w:sz w:val="26"/>
          <w:szCs w:val="26"/>
          <w:lang w:eastAsia="x-none"/>
        </w:rPr>
      </w:pPr>
      <w:r w:rsidRPr="00FB3911">
        <w:rPr>
          <w:rFonts w:ascii="Calibri" w:hAnsi="Calibri" w:cs="Calibri"/>
          <w:sz w:val="26"/>
          <w:szCs w:val="26"/>
          <w:lang w:eastAsia="x-none"/>
        </w:rPr>
        <w:t xml:space="preserve">When you are IN Christ, you are IN the Father, and you can now get on with the business of becoming like Yahweh. Is it too difficult for you to receive the new identity that Father wants to give you? </w:t>
      </w:r>
      <w:r w:rsidR="00617382" w:rsidRPr="00FB3911">
        <w:rPr>
          <w:rFonts w:ascii="Calibri" w:hAnsi="Calibri" w:cs="Calibri"/>
          <w:sz w:val="26"/>
          <w:szCs w:val="26"/>
          <w:lang w:eastAsia="x-none"/>
        </w:rPr>
        <w:t>Is it too difficult for you to receive t</w:t>
      </w:r>
      <w:r w:rsidRPr="00FB3911">
        <w:rPr>
          <w:rFonts w:ascii="Calibri" w:hAnsi="Calibri" w:cs="Calibri"/>
          <w:sz w:val="26"/>
          <w:szCs w:val="26"/>
          <w:lang w:eastAsia="x-none"/>
        </w:rPr>
        <w:t xml:space="preserve">he identity of the New Creation </w:t>
      </w:r>
      <w:r w:rsidRPr="00FB3911">
        <w:rPr>
          <w:rFonts w:ascii="Calibri" w:hAnsi="Calibri" w:cs="Calibri"/>
          <w:sz w:val="26"/>
          <w:szCs w:val="26"/>
          <w:lang w:eastAsia="x-none"/>
        </w:rPr>
        <w:lastRenderedPageBreak/>
        <w:t>Man</w:t>
      </w:r>
      <w:r w:rsidR="00F504DD">
        <w:rPr>
          <w:rFonts w:ascii="Calibri" w:hAnsi="Calibri" w:cs="Calibri"/>
          <w:sz w:val="26"/>
          <w:szCs w:val="26"/>
          <w:lang w:eastAsia="x-none"/>
        </w:rPr>
        <w:t xml:space="preserve"> (</w:t>
      </w:r>
      <w:r w:rsidRPr="00FB3911">
        <w:rPr>
          <w:rFonts w:ascii="Calibri" w:hAnsi="Calibri" w:cs="Calibri"/>
          <w:sz w:val="26"/>
          <w:szCs w:val="26"/>
          <w:lang w:eastAsia="x-none"/>
        </w:rPr>
        <w:t>who is Christ, the Son of God</w:t>
      </w:r>
      <w:r w:rsidR="00F504DD">
        <w:rPr>
          <w:rFonts w:ascii="Calibri" w:hAnsi="Calibri" w:cs="Calibri"/>
          <w:sz w:val="26"/>
          <w:szCs w:val="26"/>
          <w:lang w:eastAsia="x-none"/>
        </w:rPr>
        <w:t>)</w:t>
      </w:r>
      <w:r w:rsidRPr="00FB3911">
        <w:rPr>
          <w:rFonts w:ascii="Calibri" w:hAnsi="Calibri" w:cs="Calibri"/>
          <w:sz w:val="26"/>
          <w:szCs w:val="26"/>
          <w:lang w:eastAsia="x-none"/>
        </w:rPr>
        <w:t xml:space="preserve">, so that you can receive His Divine Nature and begin </w:t>
      </w:r>
      <w:r w:rsidR="00F504DD">
        <w:rPr>
          <w:rFonts w:ascii="Calibri" w:hAnsi="Calibri" w:cs="Calibri"/>
          <w:sz w:val="26"/>
          <w:szCs w:val="26"/>
          <w:lang w:eastAsia="x-none"/>
        </w:rPr>
        <w:t xml:space="preserve">growing up </w:t>
      </w:r>
      <w:r w:rsidRPr="00FB3911">
        <w:rPr>
          <w:rFonts w:ascii="Calibri" w:hAnsi="Calibri" w:cs="Calibri"/>
          <w:sz w:val="26"/>
          <w:szCs w:val="26"/>
          <w:lang w:eastAsia="x-none"/>
        </w:rPr>
        <w:t xml:space="preserve">into </w:t>
      </w:r>
      <w:r w:rsidR="00F504DD">
        <w:rPr>
          <w:rFonts w:ascii="Calibri" w:hAnsi="Calibri" w:cs="Calibri"/>
          <w:sz w:val="26"/>
          <w:szCs w:val="26"/>
          <w:lang w:eastAsia="x-none"/>
        </w:rPr>
        <w:t xml:space="preserve">the </w:t>
      </w:r>
      <w:r w:rsidRPr="00FB3911">
        <w:rPr>
          <w:rFonts w:ascii="Calibri" w:hAnsi="Calibri" w:cs="Calibri"/>
          <w:sz w:val="26"/>
          <w:szCs w:val="26"/>
          <w:lang w:eastAsia="x-none"/>
        </w:rPr>
        <w:t xml:space="preserve">maturity </w:t>
      </w:r>
      <w:r w:rsidR="00F504DD">
        <w:rPr>
          <w:rFonts w:ascii="Calibri" w:hAnsi="Calibri" w:cs="Calibri"/>
          <w:sz w:val="26"/>
          <w:szCs w:val="26"/>
          <w:lang w:eastAsia="x-none"/>
        </w:rPr>
        <w:t>of the</w:t>
      </w:r>
      <w:r w:rsidRPr="00FB3911">
        <w:rPr>
          <w:rFonts w:ascii="Calibri" w:hAnsi="Calibri" w:cs="Calibri"/>
          <w:sz w:val="26"/>
          <w:szCs w:val="26"/>
          <w:lang w:eastAsia="x-none"/>
        </w:rPr>
        <w:t xml:space="preserve"> </w:t>
      </w:r>
      <w:r w:rsidR="00F504DD">
        <w:rPr>
          <w:rFonts w:ascii="Calibri" w:hAnsi="Calibri" w:cs="Calibri"/>
          <w:sz w:val="26"/>
          <w:szCs w:val="26"/>
          <w:lang w:eastAsia="x-none"/>
        </w:rPr>
        <w:t>S</w:t>
      </w:r>
      <w:r w:rsidRPr="00FB3911">
        <w:rPr>
          <w:rFonts w:ascii="Calibri" w:hAnsi="Calibri" w:cs="Calibri"/>
          <w:sz w:val="26"/>
          <w:szCs w:val="26"/>
          <w:lang w:eastAsia="x-none"/>
        </w:rPr>
        <w:t xml:space="preserve">on of God and begin walking as He </w:t>
      </w:r>
      <w:r w:rsidR="00FB3911">
        <w:rPr>
          <w:rFonts w:ascii="Calibri" w:hAnsi="Calibri" w:cs="Calibri"/>
          <w:sz w:val="26"/>
          <w:szCs w:val="26"/>
          <w:lang w:eastAsia="x-none"/>
        </w:rPr>
        <w:t>walks</w:t>
      </w:r>
      <w:r w:rsidRPr="00FB3911">
        <w:rPr>
          <w:rFonts w:ascii="Calibri" w:hAnsi="Calibri" w:cs="Calibri"/>
          <w:sz w:val="26"/>
          <w:szCs w:val="26"/>
          <w:lang w:eastAsia="x-none"/>
        </w:rPr>
        <w:t xml:space="preserve"> into the full likeness of the Father? Yashua is very clear about </w:t>
      </w:r>
      <w:r w:rsidR="00617382" w:rsidRPr="00FB3911">
        <w:rPr>
          <w:rFonts w:ascii="Calibri" w:hAnsi="Calibri" w:cs="Calibri"/>
          <w:sz w:val="26"/>
          <w:szCs w:val="26"/>
          <w:lang w:eastAsia="x-none"/>
        </w:rPr>
        <w:t>t</w:t>
      </w:r>
      <w:r w:rsidRPr="00FB3911">
        <w:rPr>
          <w:rFonts w:ascii="Calibri" w:hAnsi="Calibri" w:cs="Calibri"/>
          <w:sz w:val="26"/>
          <w:szCs w:val="26"/>
          <w:lang w:eastAsia="x-none"/>
        </w:rPr>
        <w:t>h</w:t>
      </w:r>
      <w:r w:rsidR="00617382" w:rsidRPr="00FB3911">
        <w:rPr>
          <w:rFonts w:ascii="Calibri" w:hAnsi="Calibri" w:cs="Calibri"/>
          <w:sz w:val="26"/>
          <w:szCs w:val="26"/>
          <w:lang w:eastAsia="x-none"/>
        </w:rPr>
        <w:t>is</w:t>
      </w:r>
      <w:r w:rsidRPr="00FB3911">
        <w:rPr>
          <w:rFonts w:ascii="Calibri" w:hAnsi="Calibri" w:cs="Calibri"/>
          <w:sz w:val="26"/>
          <w:szCs w:val="26"/>
          <w:lang w:eastAsia="x-none"/>
        </w:rPr>
        <w:t xml:space="preserve"> mission of the soul:</w:t>
      </w:r>
    </w:p>
    <w:p w14:paraId="27C507D4" w14:textId="77777777" w:rsidR="008F5E45" w:rsidRPr="00FB3911" w:rsidRDefault="008F5E45" w:rsidP="00A03D26">
      <w:pPr>
        <w:jc w:val="both"/>
        <w:rPr>
          <w:rFonts w:ascii="Calibri" w:hAnsi="Calibri" w:cs="Calibri"/>
          <w:lang w:eastAsia="x-none"/>
        </w:rPr>
      </w:pPr>
    </w:p>
    <w:p w14:paraId="49194BCC" w14:textId="2C7D9E74" w:rsidR="001516F2" w:rsidRPr="00FB3911" w:rsidRDefault="001516F2" w:rsidP="008F5E45">
      <w:pPr>
        <w:ind w:left="720" w:right="1440"/>
        <w:jc w:val="both"/>
        <w:rPr>
          <w:rFonts w:ascii="Calibri" w:hAnsi="Calibri" w:cs="Calibri"/>
          <w:color w:val="EE0000"/>
          <w:lang w:eastAsia="x-none"/>
        </w:rPr>
      </w:pPr>
      <w:r w:rsidRPr="00FB3911">
        <w:rPr>
          <w:rFonts w:ascii="Calibri" w:hAnsi="Calibri" w:cs="Calibri"/>
          <w:lang w:eastAsia="x-none"/>
        </w:rPr>
        <w:t xml:space="preserve">Mat </w:t>
      </w:r>
      <w:proofErr w:type="gramStart"/>
      <w:r w:rsidRPr="00FB3911">
        <w:rPr>
          <w:rFonts w:ascii="Calibri" w:hAnsi="Calibri" w:cs="Calibri"/>
          <w:lang w:eastAsia="x-none"/>
        </w:rPr>
        <w:t xml:space="preserve">5:48  </w:t>
      </w:r>
      <w:r w:rsidRPr="00FB3911">
        <w:rPr>
          <w:rFonts w:ascii="Calibri" w:hAnsi="Calibri" w:cs="Calibri"/>
          <w:color w:val="EE0000"/>
          <w:lang w:eastAsia="x-none"/>
        </w:rPr>
        <w:t>Be</w:t>
      </w:r>
      <w:proofErr w:type="gramEnd"/>
      <w:r w:rsidRPr="00FB3911">
        <w:rPr>
          <w:rFonts w:ascii="Calibri" w:hAnsi="Calibri" w:cs="Calibri"/>
          <w:color w:val="EE0000"/>
          <w:lang w:eastAsia="x-none"/>
        </w:rPr>
        <w:t xml:space="preserve"> ye therefore perfect, even as your Father which is in heaven is perfect. </w:t>
      </w:r>
    </w:p>
    <w:p w14:paraId="1E818FBC" w14:textId="77777777" w:rsidR="001516F2" w:rsidRDefault="001516F2" w:rsidP="00A03D26">
      <w:pPr>
        <w:jc w:val="both"/>
        <w:rPr>
          <w:rFonts w:ascii="Calibri" w:hAnsi="Calibri" w:cs="Calibri"/>
          <w:lang w:eastAsia="x-none"/>
        </w:rPr>
      </w:pPr>
    </w:p>
    <w:p w14:paraId="5473D760" w14:textId="4BEEB5F1" w:rsidR="00510747" w:rsidRPr="00510747" w:rsidRDefault="00510747" w:rsidP="00A03D26">
      <w:pPr>
        <w:jc w:val="both"/>
        <w:rPr>
          <w:rFonts w:ascii="Calibri" w:hAnsi="Calibri" w:cs="Calibri"/>
          <w:sz w:val="26"/>
          <w:szCs w:val="26"/>
          <w:lang w:eastAsia="x-none"/>
        </w:rPr>
      </w:pPr>
      <w:r>
        <w:rPr>
          <w:rFonts w:ascii="Calibri" w:hAnsi="Calibri" w:cs="Calibri"/>
          <w:b/>
          <w:bCs/>
          <w:sz w:val="26"/>
          <w:szCs w:val="26"/>
          <w:lang w:eastAsia="x-none"/>
        </w:rPr>
        <w:t xml:space="preserve">Summary: </w:t>
      </w:r>
      <w:r>
        <w:rPr>
          <w:rFonts w:ascii="Calibri" w:hAnsi="Calibri" w:cs="Calibri"/>
          <w:sz w:val="26"/>
          <w:szCs w:val="26"/>
          <w:lang w:eastAsia="x-none"/>
        </w:rPr>
        <w:t xml:space="preserve">Yahweh’s consciousness is higher than yours. Its foundation is the Word. </w:t>
      </w:r>
      <w:r w:rsidR="00B6051D">
        <w:rPr>
          <w:rFonts w:ascii="Calibri" w:hAnsi="Calibri" w:cs="Calibri"/>
          <w:sz w:val="26"/>
          <w:szCs w:val="26"/>
          <w:lang w:eastAsia="x-none"/>
        </w:rPr>
        <w:t>You</w:t>
      </w:r>
      <w:r>
        <w:rPr>
          <w:rFonts w:ascii="Calibri" w:hAnsi="Calibri" w:cs="Calibri"/>
          <w:sz w:val="26"/>
          <w:szCs w:val="26"/>
          <w:lang w:eastAsia="x-none"/>
        </w:rPr>
        <w:t xml:space="preserve"> must turn back (</w:t>
      </w:r>
      <w:proofErr w:type="spellStart"/>
      <w:r w:rsidR="00B6051D" w:rsidRPr="00FB3911">
        <w:rPr>
          <w:rFonts w:ascii="Calibri" w:hAnsi="Calibri" w:cs="Calibri"/>
          <w:b/>
          <w:bCs/>
          <w:color w:val="E97132" w:themeColor="accent2"/>
          <w:sz w:val="26"/>
          <w:szCs w:val="26"/>
          <w:lang w:eastAsia="x-none"/>
        </w:rPr>
        <w:t>ShUB</w:t>
      </w:r>
      <w:proofErr w:type="spellEnd"/>
      <w:r>
        <w:rPr>
          <w:rFonts w:ascii="Calibri" w:hAnsi="Calibri" w:cs="Calibri"/>
          <w:sz w:val="26"/>
          <w:szCs w:val="26"/>
          <w:lang w:eastAsia="x-none"/>
        </w:rPr>
        <w:t xml:space="preserve">) to the original design of the Word so </w:t>
      </w:r>
      <w:r w:rsidR="00B6051D">
        <w:rPr>
          <w:rFonts w:ascii="Calibri" w:hAnsi="Calibri" w:cs="Calibri"/>
          <w:sz w:val="26"/>
          <w:szCs w:val="26"/>
          <w:lang w:eastAsia="x-none"/>
        </w:rPr>
        <w:t>your</w:t>
      </w:r>
      <w:r>
        <w:rPr>
          <w:rFonts w:ascii="Calibri" w:hAnsi="Calibri" w:cs="Calibri"/>
          <w:sz w:val="26"/>
          <w:szCs w:val="26"/>
          <w:lang w:eastAsia="x-none"/>
        </w:rPr>
        <w:t xml:space="preserve"> thoughts an</w:t>
      </w:r>
      <w:r w:rsidR="00B6051D">
        <w:rPr>
          <w:rFonts w:ascii="Calibri" w:hAnsi="Calibri" w:cs="Calibri"/>
          <w:sz w:val="26"/>
          <w:szCs w:val="26"/>
          <w:lang w:eastAsia="x-none"/>
        </w:rPr>
        <w:t>d</w:t>
      </w:r>
      <w:r>
        <w:rPr>
          <w:rFonts w:ascii="Calibri" w:hAnsi="Calibri" w:cs="Calibri"/>
          <w:sz w:val="26"/>
          <w:szCs w:val="26"/>
          <w:lang w:eastAsia="x-none"/>
        </w:rPr>
        <w:t xml:space="preserve"> words flow from His paradigms. In Christ, you are in the Father and can become like Him. </w:t>
      </w:r>
      <w:r w:rsidR="00B6051D">
        <w:rPr>
          <w:rFonts w:ascii="Calibri" w:hAnsi="Calibri" w:cs="Calibri"/>
          <w:sz w:val="26"/>
          <w:szCs w:val="26"/>
          <w:lang w:eastAsia="x-none"/>
        </w:rPr>
        <w:t xml:space="preserve">The expectation is that you receive the identity and Divine Nature of the New Creation Man. Then, in the identity of the Son of God, you can mature into the full likeness of the Father. Yashua clearly states the mission of your </w:t>
      </w:r>
      <w:proofErr w:type="gramStart"/>
      <w:r w:rsidR="00B6051D">
        <w:rPr>
          <w:rFonts w:ascii="Calibri" w:hAnsi="Calibri" w:cs="Calibri"/>
          <w:sz w:val="26"/>
          <w:szCs w:val="26"/>
          <w:lang w:eastAsia="x-none"/>
        </w:rPr>
        <w:t>soul:</w:t>
      </w:r>
      <w:proofErr w:type="gramEnd"/>
      <w:r w:rsidR="00B6051D">
        <w:rPr>
          <w:rFonts w:ascii="Calibri" w:hAnsi="Calibri" w:cs="Calibri"/>
          <w:sz w:val="26"/>
          <w:szCs w:val="26"/>
          <w:lang w:eastAsia="x-none"/>
        </w:rPr>
        <w:t xml:space="preserve"> be perfect as your Father in heaven is perfect.</w:t>
      </w:r>
    </w:p>
    <w:p w14:paraId="1EF74D0B" w14:textId="77777777" w:rsidR="001516F2" w:rsidRPr="00B6051D" w:rsidRDefault="001516F2" w:rsidP="00A03D26">
      <w:pPr>
        <w:jc w:val="both"/>
        <w:rPr>
          <w:rFonts w:ascii="Calibri" w:hAnsi="Calibri" w:cs="Calibri"/>
          <w:sz w:val="26"/>
          <w:szCs w:val="26"/>
          <w:lang w:eastAsia="x-none"/>
        </w:rPr>
      </w:pPr>
    </w:p>
    <w:p w14:paraId="329BB18B" w14:textId="77777777" w:rsidR="00B6051D" w:rsidRPr="00B6051D" w:rsidRDefault="00B6051D" w:rsidP="00A03D26">
      <w:pPr>
        <w:jc w:val="both"/>
        <w:rPr>
          <w:rFonts w:ascii="Calibri" w:hAnsi="Calibri" w:cs="Calibri"/>
          <w:sz w:val="26"/>
          <w:szCs w:val="26"/>
          <w:lang w:eastAsia="x-none"/>
        </w:rPr>
      </w:pPr>
    </w:p>
    <w:p w14:paraId="6936239D" w14:textId="41414790" w:rsidR="001516F2" w:rsidRPr="001F3A08" w:rsidRDefault="00617382" w:rsidP="001F3A08">
      <w:pPr>
        <w:pStyle w:val="Heading2"/>
      </w:pPr>
      <w:r w:rsidRPr="00FB3911">
        <w:t xml:space="preserve">Conclusion: </w:t>
      </w:r>
      <w:r w:rsidR="001516F2" w:rsidRPr="00FB3911">
        <w:t>What Again is the Purpose of Life?</w:t>
      </w:r>
    </w:p>
    <w:p w14:paraId="1FBBCD0A" w14:textId="79BC9D07" w:rsidR="00617382" w:rsidRPr="001F3A08" w:rsidRDefault="00617382" w:rsidP="00A03D26">
      <w:pPr>
        <w:jc w:val="both"/>
        <w:rPr>
          <w:rFonts w:ascii="Calibri" w:hAnsi="Calibri" w:cs="Calibri"/>
          <w:sz w:val="26"/>
          <w:szCs w:val="26"/>
          <w:lang w:eastAsia="x-none"/>
        </w:rPr>
      </w:pPr>
      <w:r w:rsidRPr="001F3A08">
        <w:rPr>
          <w:rFonts w:ascii="Calibri" w:hAnsi="Calibri" w:cs="Calibri"/>
          <w:sz w:val="26"/>
          <w:szCs w:val="26"/>
          <w:lang w:eastAsia="x-none"/>
        </w:rPr>
        <w:t xml:space="preserve">In summary, let’s allow the </w:t>
      </w:r>
      <w:r w:rsidR="001F3A08">
        <w:rPr>
          <w:rFonts w:ascii="Calibri" w:hAnsi="Calibri" w:cs="Calibri"/>
          <w:sz w:val="26"/>
          <w:szCs w:val="26"/>
          <w:lang w:eastAsia="x-none"/>
        </w:rPr>
        <w:t>S</w:t>
      </w:r>
      <w:r w:rsidRPr="001F3A08">
        <w:rPr>
          <w:rFonts w:ascii="Calibri" w:hAnsi="Calibri" w:cs="Calibri"/>
          <w:sz w:val="26"/>
          <w:szCs w:val="26"/>
          <w:lang w:eastAsia="x-none"/>
        </w:rPr>
        <w:t xml:space="preserve">cripture itself, the Word Himself, tell us what the purpose and goal of life </w:t>
      </w:r>
      <w:proofErr w:type="gramStart"/>
      <w:r w:rsidRPr="001F3A08">
        <w:rPr>
          <w:rFonts w:ascii="Calibri" w:hAnsi="Calibri" w:cs="Calibri"/>
          <w:sz w:val="26"/>
          <w:szCs w:val="26"/>
          <w:lang w:eastAsia="x-none"/>
        </w:rPr>
        <w:t>actually is</w:t>
      </w:r>
      <w:proofErr w:type="gramEnd"/>
      <w:r w:rsidRPr="001F3A08">
        <w:rPr>
          <w:rFonts w:ascii="Calibri" w:hAnsi="Calibri" w:cs="Calibri"/>
          <w:sz w:val="26"/>
          <w:szCs w:val="26"/>
          <w:lang w:eastAsia="x-none"/>
        </w:rPr>
        <w:t>. Here we go:</w:t>
      </w:r>
    </w:p>
    <w:p w14:paraId="7DEFD2BD" w14:textId="77777777" w:rsidR="00617382" w:rsidRPr="00FB3911" w:rsidRDefault="00617382" w:rsidP="00A03D26">
      <w:pPr>
        <w:jc w:val="both"/>
        <w:rPr>
          <w:rFonts w:ascii="Calibri" w:hAnsi="Calibri" w:cs="Calibri"/>
          <w:color w:val="218282"/>
          <w:lang w:eastAsia="x-none"/>
        </w:rPr>
      </w:pPr>
    </w:p>
    <w:p w14:paraId="030DF79B" w14:textId="7714D074" w:rsidR="00617382" w:rsidRPr="00FB3911" w:rsidRDefault="00617382" w:rsidP="007A7826">
      <w:pPr>
        <w:ind w:left="720" w:right="1440"/>
        <w:jc w:val="both"/>
        <w:rPr>
          <w:rFonts w:ascii="Calibri" w:hAnsi="Calibri" w:cs="Calibri"/>
          <w:sz w:val="28"/>
          <w:szCs w:val="28"/>
          <w:lang w:eastAsia="x-none"/>
        </w:rPr>
      </w:pPr>
      <w:r w:rsidRPr="00FB3911">
        <w:rPr>
          <w:rFonts w:ascii="Calibri" w:hAnsi="Calibri" w:cs="Calibri"/>
          <w:color w:val="EE0000"/>
          <w:lang w:eastAsia="x-none"/>
        </w:rPr>
        <w:t xml:space="preserve">Gen </w:t>
      </w:r>
      <w:proofErr w:type="gramStart"/>
      <w:r w:rsidRPr="00FB3911">
        <w:rPr>
          <w:rFonts w:ascii="Calibri" w:hAnsi="Calibri" w:cs="Calibri"/>
          <w:color w:val="EE0000"/>
          <w:lang w:eastAsia="x-none"/>
        </w:rPr>
        <w:t xml:space="preserve">1:26  </w:t>
      </w:r>
      <w:r w:rsidRPr="00FB3911">
        <w:rPr>
          <w:rFonts w:ascii="Calibri" w:hAnsi="Calibri" w:cs="Calibri"/>
          <w:lang w:eastAsia="x-none"/>
        </w:rPr>
        <w:t>And</w:t>
      </w:r>
      <w:proofErr w:type="gramEnd"/>
      <w:r w:rsidRPr="00FB3911">
        <w:rPr>
          <w:rFonts w:ascii="Calibri" w:hAnsi="Calibri" w:cs="Calibri"/>
          <w:lang w:eastAsia="x-none"/>
        </w:rPr>
        <w:t xml:space="preserve"> God said, Let us make man in our </w:t>
      </w:r>
      <w:r w:rsidRPr="00FB3911">
        <w:rPr>
          <w:rFonts w:ascii="Calibri" w:hAnsi="Calibri" w:cs="Calibri"/>
          <w:u w:val="single"/>
          <w:lang w:eastAsia="x-none"/>
        </w:rPr>
        <w:t>image</w:t>
      </w:r>
      <w:r w:rsidRPr="00FB3911">
        <w:rPr>
          <w:rFonts w:ascii="Calibri" w:hAnsi="Calibri" w:cs="Calibri"/>
          <w:lang w:eastAsia="x-none"/>
        </w:rPr>
        <w:t xml:space="preserve">, after </w:t>
      </w:r>
      <w:r w:rsidRPr="00FB3911">
        <w:rPr>
          <w:rFonts w:ascii="Calibri" w:hAnsi="Calibri" w:cs="Calibri"/>
          <w:b/>
          <w:bCs/>
          <w:u w:val="single"/>
          <w:lang w:eastAsia="x-none"/>
        </w:rPr>
        <w:t>our likeness</w:t>
      </w:r>
      <w:r w:rsidRPr="00FB3911">
        <w:rPr>
          <w:rFonts w:ascii="Calibri" w:hAnsi="Calibri" w:cs="Calibri"/>
          <w:lang w:eastAsia="x-none"/>
        </w:rPr>
        <w:t xml:space="preserve">: and let them have </w:t>
      </w:r>
      <w:r w:rsidRPr="00FB3911">
        <w:rPr>
          <w:rFonts w:ascii="Calibri" w:hAnsi="Calibri" w:cs="Calibri"/>
          <w:b/>
          <w:bCs/>
          <w:u w:val="single"/>
          <w:lang w:eastAsia="x-none"/>
        </w:rPr>
        <w:t>dominion</w:t>
      </w:r>
      <w:r w:rsidR="007A7826" w:rsidRPr="00FB3911">
        <w:rPr>
          <w:rFonts w:ascii="Calibri" w:hAnsi="Calibri" w:cs="Calibri"/>
          <w:lang w:eastAsia="x-none"/>
        </w:rPr>
        <w:t>…</w:t>
      </w:r>
    </w:p>
    <w:p w14:paraId="39C96F6A" w14:textId="77777777" w:rsidR="00617382" w:rsidRPr="00FB3911" w:rsidRDefault="00617382" w:rsidP="007A7826">
      <w:pPr>
        <w:ind w:left="720" w:right="1440"/>
        <w:jc w:val="both"/>
        <w:rPr>
          <w:rFonts w:ascii="Calibri" w:hAnsi="Calibri" w:cs="Calibri"/>
          <w:b/>
          <w:bCs/>
          <w:color w:val="8D7221"/>
          <w:lang w:eastAsia="x-none"/>
        </w:rPr>
      </w:pPr>
    </w:p>
    <w:p w14:paraId="47A45C21" w14:textId="7474A421" w:rsidR="00617382" w:rsidRPr="00FB3911" w:rsidRDefault="00617382" w:rsidP="007A7826">
      <w:pPr>
        <w:ind w:left="720" w:right="1440"/>
        <w:jc w:val="both"/>
        <w:rPr>
          <w:rFonts w:ascii="Calibri" w:hAnsi="Calibri" w:cs="Calibri"/>
          <w:sz w:val="28"/>
          <w:szCs w:val="28"/>
          <w:lang w:eastAsia="x-none"/>
        </w:rPr>
      </w:pPr>
      <w:r w:rsidRPr="00FB3911">
        <w:rPr>
          <w:rFonts w:ascii="Calibri" w:hAnsi="Calibri" w:cs="Calibri"/>
          <w:color w:val="EE0000"/>
          <w:lang w:eastAsia="x-none"/>
        </w:rPr>
        <w:t xml:space="preserve">2Th </w:t>
      </w:r>
      <w:proofErr w:type="gramStart"/>
      <w:r w:rsidRPr="00FB3911">
        <w:rPr>
          <w:rFonts w:ascii="Calibri" w:hAnsi="Calibri" w:cs="Calibri"/>
          <w:color w:val="EE0000"/>
          <w:lang w:eastAsia="x-none"/>
        </w:rPr>
        <w:t xml:space="preserve">2:14  </w:t>
      </w:r>
      <w:r w:rsidRPr="00FB3911">
        <w:rPr>
          <w:rFonts w:ascii="Calibri" w:hAnsi="Calibri" w:cs="Calibri"/>
          <w:lang w:eastAsia="x-none"/>
        </w:rPr>
        <w:t>Whereunto</w:t>
      </w:r>
      <w:proofErr w:type="gramEnd"/>
      <w:r w:rsidRPr="00FB3911">
        <w:rPr>
          <w:rFonts w:ascii="Calibri" w:hAnsi="Calibri" w:cs="Calibri"/>
          <w:lang w:eastAsia="x-none"/>
        </w:rPr>
        <w:t xml:space="preserve"> he called you by our gospel, </w:t>
      </w:r>
      <w:r w:rsidRPr="00FB3911">
        <w:rPr>
          <w:rFonts w:ascii="Calibri" w:hAnsi="Calibri" w:cs="Calibri"/>
          <w:b/>
          <w:bCs/>
          <w:u w:val="single"/>
          <w:lang w:eastAsia="x-none"/>
        </w:rPr>
        <w:t>to the obtaining of the glory of our Lord Jesus Christ.</w:t>
      </w:r>
      <w:r w:rsidRPr="00FB3911">
        <w:rPr>
          <w:rFonts w:ascii="Calibri" w:hAnsi="Calibri" w:cs="Calibri"/>
          <w:lang w:eastAsia="x-none"/>
        </w:rPr>
        <w:t> </w:t>
      </w:r>
    </w:p>
    <w:p w14:paraId="0807B926" w14:textId="77777777" w:rsidR="001516F2" w:rsidRPr="00FB3911" w:rsidRDefault="001516F2" w:rsidP="00A03D26">
      <w:pPr>
        <w:jc w:val="both"/>
        <w:rPr>
          <w:rFonts w:ascii="Calibri" w:hAnsi="Calibri" w:cs="Calibri"/>
          <w:lang w:eastAsia="x-none"/>
        </w:rPr>
      </w:pPr>
    </w:p>
    <w:p w14:paraId="32F3DEA4" w14:textId="194A637F" w:rsidR="001516F2" w:rsidRPr="00F504DD" w:rsidRDefault="007A7826" w:rsidP="00A03D26">
      <w:pPr>
        <w:jc w:val="both"/>
        <w:rPr>
          <w:rFonts w:ascii="Calibri" w:hAnsi="Calibri" w:cs="Calibri"/>
          <w:sz w:val="26"/>
          <w:szCs w:val="26"/>
          <w:lang w:eastAsia="x-none"/>
        </w:rPr>
      </w:pPr>
      <w:r w:rsidRPr="00F504DD">
        <w:rPr>
          <w:rFonts w:ascii="Calibri" w:hAnsi="Calibri" w:cs="Calibri"/>
          <w:sz w:val="26"/>
          <w:szCs w:val="26"/>
          <w:lang w:eastAsia="x-none"/>
        </w:rPr>
        <w:t xml:space="preserve">Is it too far fetched for you to see that the purpose of God for us in these two verses is </w:t>
      </w:r>
      <w:proofErr w:type="gramStart"/>
      <w:r w:rsidR="00F504DD">
        <w:rPr>
          <w:rFonts w:ascii="Calibri" w:hAnsi="Calibri" w:cs="Calibri"/>
          <w:sz w:val="26"/>
          <w:szCs w:val="26"/>
          <w:lang w:eastAsia="x-none"/>
        </w:rPr>
        <w:t>G</w:t>
      </w:r>
      <w:r w:rsidRPr="00F504DD">
        <w:rPr>
          <w:rFonts w:ascii="Calibri" w:hAnsi="Calibri" w:cs="Calibri"/>
          <w:sz w:val="26"/>
          <w:szCs w:val="26"/>
          <w:lang w:eastAsia="x-none"/>
        </w:rPr>
        <w:t>od-likeness</w:t>
      </w:r>
      <w:proofErr w:type="gramEnd"/>
      <w:r w:rsidRPr="00F504DD">
        <w:rPr>
          <w:rFonts w:ascii="Calibri" w:hAnsi="Calibri" w:cs="Calibri"/>
          <w:sz w:val="26"/>
          <w:szCs w:val="26"/>
          <w:lang w:eastAsia="x-none"/>
        </w:rPr>
        <w:t>? What? Some will yell “blasphemy”, and then they will quote the serpent:</w:t>
      </w:r>
    </w:p>
    <w:p w14:paraId="1D305749" w14:textId="77777777" w:rsidR="007A7826" w:rsidRPr="00FB3911" w:rsidRDefault="007A7826" w:rsidP="00A03D26">
      <w:pPr>
        <w:jc w:val="both"/>
        <w:rPr>
          <w:rFonts w:ascii="Calibri" w:hAnsi="Calibri" w:cs="Calibri"/>
          <w:lang w:eastAsia="x-none"/>
        </w:rPr>
      </w:pPr>
    </w:p>
    <w:p w14:paraId="54F49FF3" w14:textId="50C183A3" w:rsidR="007A7826" w:rsidRPr="00FB3911" w:rsidRDefault="007A7826" w:rsidP="007A7826">
      <w:pPr>
        <w:ind w:left="720" w:right="1440"/>
        <w:jc w:val="both"/>
        <w:rPr>
          <w:rFonts w:ascii="Calibri" w:hAnsi="Calibri" w:cs="Calibri"/>
          <w:lang w:eastAsia="x-none"/>
        </w:rPr>
      </w:pPr>
      <w:r w:rsidRPr="00FB3911">
        <w:rPr>
          <w:rFonts w:ascii="Calibri" w:hAnsi="Calibri" w:cs="Calibri"/>
          <w:color w:val="EE0000"/>
          <w:lang w:eastAsia="x-none"/>
        </w:rPr>
        <w:lastRenderedPageBreak/>
        <w:t xml:space="preserve">Gen </w:t>
      </w:r>
      <w:proofErr w:type="gramStart"/>
      <w:r w:rsidRPr="00FB3911">
        <w:rPr>
          <w:rFonts w:ascii="Calibri" w:hAnsi="Calibri" w:cs="Calibri"/>
          <w:color w:val="EE0000"/>
          <w:lang w:eastAsia="x-none"/>
        </w:rPr>
        <w:t xml:space="preserve">3:5  </w:t>
      </w:r>
      <w:r w:rsidRPr="00FB3911">
        <w:rPr>
          <w:rFonts w:ascii="Calibri" w:hAnsi="Calibri" w:cs="Calibri"/>
          <w:lang w:eastAsia="x-none"/>
        </w:rPr>
        <w:t>For</w:t>
      </w:r>
      <w:proofErr w:type="gramEnd"/>
      <w:r w:rsidRPr="00FB3911">
        <w:rPr>
          <w:rFonts w:ascii="Calibri" w:hAnsi="Calibri" w:cs="Calibri"/>
          <w:lang w:eastAsia="x-none"/>
        </w:rPr>
        <w:t xml:space="preserve"> God doth know that in the day ye eat thereof, then your </w:t>
      </w:r>
      <w:r w:rsidRPr="00FB3911">
        <w:rPr>
          <w:rFonts w:ascii="Calibri" w:hAnsi="Calibri" w:cs="Calibri"/>
          <w:b/>
          <w:bCs/>
          <w:lang w:eastAsia="x-none"/>
        </w:rPr>
        <w:t xml:space="preserve">eyes </w:t>
      </w:r>
      <w:r w:rsidRPr="00FB3911">
        <w:rPr>
          <w:rFonts w:ascii="Calibri" w:hAnsi="Calibri" w:cs="Calibri"/>
          <w:lang w:eastAsia="x-none"/>
        </w:rPr>
        <w:t xml:space="preserve">shall be </w:t>
      </w:r>
      <w:r w:rsidRPr="00FB3911">
        <w:rPr>
          <w:rFonts w:ascii="Calibri" w:hAnsi="Calibri" w:cs="Calibri"/>
          <w:b/>
          <w:bCs/>
          <w:lang w:eastAsia="x-none"/>
        </w:rPr>
        <w:t>opened</w:t>
      </w:r>
      <w:r w:rsidRPr="00FB3911">
        <w:rPr>
          <w:rFonts w:ascii="Calibri" w:hAnsi="Calibri" w:cs="Calibri"/>
          <w:lang w:eastAsia="x-none"/>
        </w:rPr>
        <w:t xml:space="preserve">, and </w:t>
      </w:r>
      <w:r w:rsidRPr="00FB3911">
        <w:rPr>
          <w:rFonts w:ascii="Calibri" w:hAnsi="Calibri" w:cs="Calibri"/>
          <w:b/>
          <w:bCs/>
          <w:u w:val="single"/>
          <w:lang w:eastAsia="x-none"/>
        </w:rPr>
        <w:t>ye shall be as gods</w:t>
      </w:r>
      <w:r w:rsidRPr="00FB3911">
        <w:rPr>
          <w:rFonts w:ascii="Calibri" w:hAnsi="Calibri" w:cs="Calibri"/>
          <w:lang w:eastAsia="x-none"/>
        </w:rPr>
        <w:t>, knowing good and evil. </w:t>
      </w:r>
    </w:p>
    <w:p w14:paraId="49AC6C98" w14:textId="77777777" w:rsidR="007A7826" w:rsidRPr="00FB3911" w:rsidRDefault="007A7826" w:rsidP="00A03D26">
      <w:pPr>
        <w:jc w:val="both"/>
        <w:rPr>
          <w:rFonts w:ascii="Calibri" w:hAnsi="Calibri" w:cs="Calibri"/>
          <w:lang w:eastAsia="x-none"/>
        </w:rPr>
      </w:pPr>
    </w:p>
    <w:p w14:paraId="12A9DC0E" w14:textId="77777777" w:rsidR="0064691C" w:rsidRDefault="007A7826" w:rsidP="00A03D26">
      <w:pPr>
        <w:jc w:val="both"/>
        <w:rPr>
          <w:rFonts w:ascii="Calibri" w:hAnsi="Calibri" w:cs="Calibri"/>
          <w:sz w:val="26"/>
          <w:szCs w:val="26"/>
          <w:lang w:eastAsia="x-none"/>
        </w:rPr>
      </w:pPr>
      <w:r w:rsidRPr="00FB3911">
        <w:rPr>
          <w:rFonts w:ascii="Calibri" w:hAnsi="Calibri" w:cs="Calibri"/>
          <w:sz w:val="26"/>
          <w:szCs w:val="26"/>
          <w:lang w:eastAsia="x-none"/>
        </w:rPr>
        <w:t>To the scripturally unlearned mind, this quote from</w:t>
      </w:r>
      <w:r w:rsidRPr="007A7826">
        <w:rPr>
          <w:rFonts w:ascii="Calibri" w:hAnsi="Calibri" w:cs="Calibri"/>
          <w:sz w:val="26"/>
          <w:szCs w:val="26"/>
          <w:lang w:eastAsia="x-none"/>
        </w:rPr>
        <w:t xml:space="preserve"> the serpent looks like he was tempting Eve to “be as gods”. This is not what he was doing at all. He was </w:t>
      </w:r>
      <w:proofErr w:type="gramStart"/>
      <w:r w:rsidRPr="007A7826">
        <w:rPr>
          <w:rFonts w:ascii="Calibri" w:hAnsi="Calibri" w:cs="Calibri"/>
          <w:sz w:val="26"/>
          <w:szCs w:val="26"/>
          <w:lang w:eastAsia="x-none"/>
        </w:rPr>
        <w:t>actually tempting</w:t>
      </w:r>
      <w:proofErr w:type="gramEnd"/>
      <w:r w:rsidRPr="007A7826">
        <w:rPr>
          <w:rFonts w:ascii="Calibri" w:hAnsi="Calibri" w:cs="Calibri"/>
          <w:sz w:val="26"/>
          <w:szCs w:val="26"/>
          <w:lang w:eastAsia="x-none"/>
        </w:rPr>
        <w:t xml:space="preserve"> Eve to take a short cut to be like Elohym, the Triune God (Father, Word, Spirit; </w:t>
      </w:r>
      <w:r w:rsidRPr="007A7826">
        <w:rPr>
          <w:rFonts w:ascii="Calibri" w:hAnsi="Calibri" w:cs="Calibri"/>
          <w:color w:val="EE0000"/>
          <w:sz w:val="26"/>
          <w:szCs w:val="26"/>
          <w:lang w:eastAsia="x-none"/>
        </w:rPr>
        <w:t>1Jn5:7</w:t>
      </w:r>
      <w:r w:rsidRPr="007A7826">
        <w:rPr>
          <w:rFonts w:ascii="Calibri" w:hAnsi="Calibri" w:cs="Calibri"/>
          <w:sz w:val="26"/>
          <w:szCs w:val="26"/>
          <w:lang w:eastAsia="x-none"/>
        </w:rPr>
        <w:t>).</w:t>
      </w:r>
      <w:r>
        <w:rPr>
          <w:rFonts w:ascii="Calibri" w:hAnsi="Calibri" w:cs="Calibri"/>
          <w:sz w:val="26"/>
          <w:szCs w:val="26"/>
          <w:lang w:eastAsia="x-none"/>
        </w:rPr>
        <w:t xml:space="preserve"> </w:t>
      </w:r>
    </w:p>
    <w:p w14:paraId="53DF2622" w14:textId="5A475860" w:rsidR="0064691C" w:rsidRDefault="0064691C" w:rsidP="00A03D26">
      <w:pPr>
        <w:jc w:val="both"/>
        <w:rPr>
          <w:rFonts w:ascii="Calibri" w:hAnsi="Calibri" w:cs="Calibri"/>
          <w:sz w:val="26"/>
          <w:szCs w:val="26"/>
          <w:lang w:eastAsia="x-none"/>
        </w:rPr>
      </w:pPr>
      <w:r>
        <w:rPr>
          <w:rFonts w:ascii="Calibri" w:hAnsi="Calibri" w:cs="Calibri"/>
          <w:sz w:val="26"/>
          <w:szCs w:val="26"/>
          <w:lang w:eastAsia="x-none"/>
        </w:rPr>
        <w:t xml:space="preserve">Elohym had already stated as a fact that man was to be “like” Him. You cannot read </w:t>
      </w:r>
      <w:r w:rsidRPr="0003515B">
        <w:rPr>
          <w:rFonts w:ascii="Calibri" w:hAnsi="Calibri" w:cs="Calibri"/>
          <w:color w:val="EE0000"/>
          <w:sz w:val="26"/>
          <w:szCs w:val="26"/>
          <w:lang w:eastAsia="x-none"/>
        </w:rPr>
        <w:t xml:space="preserve">Gen 1:26 </w:t>
      </w:r>
      <w:r>
        <w:rPr>
          <w:rFonts w:ascii="Calibri" w:hAnsi="Calibri" w:cs="Calibri"/>
          <w:sz w:val="26"/>
          <w:szCs w:val="26"/>
          <w:lang w:eastAsia="x-none"/>
        </w:rPr>
        <w:t>and not come to this conclusion. On top of that, we have Yahweh’s witness and Yashua’s declaration:</w:t>
      </w:r>
    </w:p>
    <w:p w14:paraId="1CC3F33A" w14:textId="77777777" w:rsidR="0003515B" w:rsidRDefault="0003515B" w:rsidP="00A03D26">
      <w:pPr>
        <w:jc w:val="both"/>
        <w:rPr>
          <w:color w:val="EE0000"/>
          <w:lang w:eastAsia="x-none"/>
        </w:rPr>
      </w:pPr>
    </w:p>
    <w:p w14:paraId="7484355F" w14:textId="430B1F7E" w:rsidR="0003515B" w:rsidRPr="0003515B" w:rsidRDefault="0003515B" w:rsidP="0003515B">
      <w:pPr>
        <w:ind w:left="720" w:right="1440"/>
        <w:jc w:val="both"/>
        <w:rPr>
          <w:rFonts w:ascii="Calibri" w:hAnsi="Calibri" w:cs="Calibri"/>
          <w:color w:val="EE0000"/>
          <w:lang w:eastAsia="x-none"/>
        </w:rPr>
      </w:pPr>
      <w:r w:rsidRPr="0003515B">
        <w:rPr>
          <w:rFonts w:ascii="Calibri" w:hAnsi="Calibri" w:cs="Calibri"/>
          <w:color w:val="EE0000"/>
          <w:lang w:eastAsia="x-none"/>
        </w:rPr>
        <w:t xml:space="preserve">Psa </w:t>
      </w:r>
      <w:proofErr w:type="gramStart"/>
      <w:r w:rsidRPr="0003515B">
        <w:rPr>
          <w:rFonts w:ascii="Calibri" w:hAnsi="Calibri" w:cs="Calibri"/>
          <w:color w:val="EE0000"/>
          <w:lang w:eastAsia="x-none"/>
        </w:rPr>
        <w:t xml:space="preserve">82:6  </w:t>
      </w:r>
      <w:r w:rsidRPr="0003515B">
        <w:rPr>
          <w:rFonts w:ascii="Calibri" w:hAnsi="Calibri" w:cs="Calibri"/>
          <w:b/>
          <w:bCs/>
          <w:u w:val="single"/>
          <w:lang w:eastAsia="x-none"/>
        </w:rPr>
        <w:t>I</w:t>
      </w:r>
      <w:proofErr w:type="gramEnd"/>
      <w:r w:rsidRPr="0003515B">
        <w:rPr>
          <w:rFonts w:ascii="Calibri" w:hAnsi="Calibri" w:cs="Calibri"/>
          <w:b/>
          <w:bCs/>
          <w:u w:val="single"/>
          <w:lang w:eastAsia="x-none"/>
        </w:rPr>
        <w:t xml:space="preserve"> have said, Ye </w:t>
      </w:r>
      <w:r w:rsidRPr="0003515B">
        <w:rPr>
          <w:rFonts w:ascii="Calibri" w:hAnsi="Calibri" w:cs="Calibri"/>
          <w:b/>
          <w:bCs/>
          <w:i/>
          <w:iCs/>
          <w:color w:val="757575"/>
          <w:u w:val="single"/>
          <w:lang w:eastAsia="x-none"/>
        </w:rPr>
        <w:t>are</w:t>
      </w:r>
      <w:r w:rsidRPr="0003515B">
        <w:rPr>
          <w:rFonts w:ascii="Calibri" w:hAnsi="Calibri" w:cs="Calibri"/>
          <w:b/>
          <w:bCs/>
          <w:u w:val="single"/>
          <w:lang w:eastAsia="x-none"/>
        </w:rPr>
        <w:t xml:space="preserve"> gods</w:t>
      </w:r>
      <w:r w:rsidRPr="0003515B">
        <w:rPr>
          <w:rFonts w:ascii="Calibri" w:hAnsi="Calibri" w:cs="Calibri"/>
          <w:u w:val="single"/>
          <w:lang w:eastAsia="x-none"/>
        </w:rPr>
        <w:t xml:space="preserve">; and all of you </w:t>
      </w:r>
      <w:r w:rsidRPr="0003515B">
        <w:rPr>
          <w:rFonts w:ascii="Calibri" w:hAnsi="Calibri" w:cs="Calibri"/>
          <w:i/>
          <w:iCs/>
          <w:color w:val="757575"/>
          <w:u w:val="single"/>
          <w:lang w:eastAsia="x-none"/>
        </w:rPr>
        <w:t>are</w:t>
      </w:r>
      <w:r w:rsidRPr="0003515B">
        <w:rPr>
          <w:rFonts w:ascii="Calibri" w:hAnsi="Calibri" w:cs="Calibri"/>
          <w:u w:val="single"/>
          <w:lang w:eastAsia="x-none"/>
        </w:rPr>
        <w:t xml:space="preserve"> children of the </w:t>
      </w:r>
      <w:proofErr w:type="gramStart"/>
      <w:r w:rsidRPr="0003515B">
        <w:rPr>
          <w:rFonts w:ascii="Calibri" w:hAnsi="Calibri" w:cs="Calibri"/>
          <w:u w:val="single"/>
          <w:lang w:eastAsia="x-none"/>
        </w:rPr>
        <w:t>most High</w:t>
      </w:r>
      <w:proofErr w:type="gramEnd"/>
      <w:r w:rsidRPr="0003515B">
        <w:rPr>
          <w:rFonts w:ascii="Calibri" w:hAnsi="Calibri" w:cs="Calibri"/>
          <w:u w:val="single"/>
          <w:lang w:eastAsia="x-none"/>
        </w:rPr>
        <w:t>.</w:t>
      </w:r>
      <w:r w:rsidRPr="0003515B">
        <w:rPr>
          <w:rFonts w:ascii="Calibri" w:hAnsi="Calibri" w:cs="Calibri"/>
          <w:lang w:eastAsia="x-none"/>
        </w:rPr>
        <w:t> </w:t>
      </w:r>
    </w:p>
    <w:p w14:paraId="2D057FC4" w14:textId="77777777" w:rsidR="0003515B" w:rsidRPr="0003515B" w:rsidRDefault="0003515B" w:rsidP="0003515B">
      <w:pPr>
        <w:ind w:left="720" w:right="1440"/>
        <w:jc w:val="both"/>
        <w:rPr>
          <w:rFonts w:ascii="Calibri" w:hAnsi="Calibri" w:cs="Calibri"/>
          <w:color w:val="EE0000"/>
          <w:lang w:eastAsia="x-none"/>
        </w:rPr>
      </w:pPr>
    </w:p>
    <w:p w14:paraId="220A6CB2" w14:textId="7E164053" w:rsidR="0003515B" w:rsidRPr="001F3A08" w:rsidRDefault="0003515B" w:rsidP="0003515B">
      <w:pPr>
        <w:ind w:left="720" w:right="1440"/>
        <w:jc w:val="both"/>
        <w:rPr>
          <w:rFonts w:ascii="Calibri" w:hAnsi="Calibri" w:cs="Calibri"/>
          <w:color w:val="EE0000"/>
          <w:sz w:val="26"/>
          <w:szCs w:val="26"/>
          <w:lang w:eastAsia="x-none"/>
        </w:rPr>
      </w:pPr>
      <w:r w:rsidRPr="0003515B">
        <w:rPr>
          <w:rFonts w:ascii="Calibri" w:hAnsi="Calibri" w:cs="Calibri"/>
          <w:color w:val="EE0000"/>
          <w:lang w:eastAsia="x-none"/>
        </w:rPr>
        <w:t xml:space="preserve">Joh </w:t>
      </w:r>
      <w:proofErr w:type="gramStart"/>
      <w:r w:rsidRPr="0003515B">
        <w:rPr>
          <w:rFonts w:ascii="Calibri" w:hAnsi="Calibri" w:cs="Calibri"/>
          <w:color w:val="EE0000"/>
          <w:lang w:eastAsia="x-none"/>
        </w:rPr>
        <w:t xml:space="preserve">10:34  </w:t>
      </w:r>
      <w:r w:rsidRPr="0003515B">
        <w:rPr>
          <w:rFonts w:ascii="Calibri" w:hAnsi="Calibri" w:cs="Calibri"/>
          <w:lang w:eastAsia="x-none"/>
        </w:rPr>
        <w:t>Jesus</w:t>
      </w:r>
      <w:proofErr w:type="gramEnd"/>
      <w:r w:rsidRPr="0003515B">
        <w:rPr>
          <w:rFonts w:ascii="Calibri" w:hAnsi="Calibri" w:cs="Calibri"/>
          <w:lang w:eastAsia="x-none"/>
        </w:rPr>
        <w:t xml:space="preserve"> answered them, </w:t>
      </w:r>
      <w:r w:rsidRPr="001F3A08">
        <w:rPr>
          <w:rFonts w:ascii="Calibri" w:hAnsi="Calibri" w:cs="Calibri"/>
          <w:color w:val="EE0000"/>
          <w:lang w:eastAsia="x-none"/>
        </w:rPr>
        <w:t>Is it not written in your law, I said, Ye are gods? </w:t>
      </w:r>
    </w:p>
    <w:p w14:paraId="55B24763" w14:textId="77777777" w:rsidR="0003515B" w:rsidRDefault="0003515B" w:rsidP="00A03D26">
      <w:pPr>
        <w:jc w:val="both"/>
        <w:rPr>
          <w:rFonts w:ascii="Calibri" w:hAnsi="Calibri" w:cs="Calibri"/>
          <w:sz w:val="26"/>
          <w:szCs w:val="26"/>
          <w:lang w:eastAsia="x-none"/>
        </w:rPr>
      </w:pPr>
    </w:p>
    <w:p w14:paraId="4D47340C" w14:textId="665A28AF" w:rsidR="0003515B" w:rsidRDefault="0003515B" w:rsidP="00A03D26">
      <w:pPr>
        <w:jc w:val="both"/>
        <w:rPr>
          <w:rFonts w:ascii="Calibri" w:hAnsi="Calibri" w:cs="Calibri"/>
          <w:sz w:val="26"/>
          <w:szCs w:val="26"/>
          <w:lang w:eastAsia="x-none"/>
        </w:rPr>
      </w:pPr>
      <w:r>
        <w:rPr>
          <w:rFonts w:ascii="Calibri" w:hAnsi="Calibri" w:cs="Calibri"/>
          <w:sz w:val="26"/>
          <w:szCs w:val="26"/>
          <w:lang w:eastAsia="x-none"/>
        </w:rPr>
        <w:t xml:space="preserve">Lest you think that Yashua was referencing </w:t>
      </w:r>
      <w:r w:rsidRPr="0003515B">
        <w:rPr>
          <w:rFonts w:ascii="Calibri" w:hAnsi="Calibri" w:cs="Calibri"/>
          <w:color w:val="EE0000"/>
          <w:sz w:val="26"/>
          <w:szCs w:val="26"/>
          <w:lang w:eastAsia="x-none"/>
        </w:rPr>
        <w:t xml:space="preserve">Psa 82:6 </w:t>
      </w:r>
      <w:r>
        <w:rPr>
          <w:rFonts w:ascii="Calibri" w:hAnsi="Calibri" w:cs="Calibri"/>
          <w:sz w:val="26"/>
          <w:szCs w:val="26"/>
          <w:lang w:eastAsia="x-none"/>
        </w:rPr>
        <w:t xml:space="preserve">as the “fallen angels”, we have Paul’s testimony that, indeed, fallen angels are not “gods” by nature. </w:t>
      </w:r>
    </w:p>
    <w:p w14:paraId="13E0865D" w14:textId="77777777" w:rsidR="001F3A08" w:rsidRDefault="001F3A08" w:rsidP="00A03D26">
      <w:pPr>
        <w:jc w:val="both"/>
        <w:rPr>
          <w:rFonts w:ascii="Calibri" w:hAnsi="Calibri" w:cs="Calibri"/>
          <w:sz w:val="26"/>
          <w:szCs w:val="26"/>
          <w:lang w:eastAsia="x-none"/>
        </w:rPr>
      </w:pPr>
    </w:p>
    <w:p w14:paraId="2581E1C5" w14:textId="4E7A23F0" w:rsidR="0003515B" w:rsidRPr="001F3A08" w:rsidRDefault="0003515B" w:rsidP="001F3A08">
      <w:pPr>
        <w:ind w:left="720" w:right="1440"/>
        <w:jc w:val="both"/>
        <w:rPr>
          <w:rFonts w:ascii="Calibri" w:hAnsi="Calibri" w:cs="Calibri"/>
          <w:sz w:val="26"/>
          <w:szCs w:val="26"/>
          <w:lang w:eastAsia="x-none"/>
        </w:rPr>
      </w:pPr>
      <w:r w:rsidRPr="001F3A08">
        <w:rPr>
          <w:rFonts w:ascii="Calibri" w:hAnsi="Calibri" w:cs="Calibri"/>
          <w:color w:val="EE0000"/>
          <w:lang w:eastAsia="x-none"/>
        </w:rPr>
        <w:t xml:space="preserve">Gal </w:t>
      </w:r>
      <w:proofErr w:type="gramStart"/>
      <w:r w:rsidRPr="001F3A08">
        <w:rPr>
          <w:rFonts w:ascii="Calibri" w:hAnsi="Calibri" w:cs="Calibri"/>
          <w:color w:val="EE0000"/>
          <w:lang w:eastAsia="x-none"/>
        </w:rPr>
        <w:t xml:space="preserve">4:8  </w:t>
      </w:r>
      <w:r w:rsidRPr="001F3A08">
        <w:rPr>
          <w:rFonts w:ascii="Calibri" w:hAnsi="Calibri" w:cs="Calibri"/>
          <w:lang w:eastAsia="x-none"/>
        </w:rPr>
        <w:t>Howbeit</w:t>
      </w:r>
      <w:proofErr w:type="gramEnd"/>
      <w:r w:rsidRPr="001F3A08">
        <w:rPr>
          <w:rFonts w:ascii="Calibri" w:hAnsi="Calibri" w:cs="Calibri"/>
          <w:lang w:eastAsia="x-none"/>
        </w:rPr>
        <w:t xml:space="preserve"> then, when ye knew not God, </w:t>
      </w:r>
      <w:r w:rsidRPr="001F3A08">
        <w:rPr>
          <w:rFonts w:ascii="Calibri" w:hAnsi="Calibri" w:cs="Calibri"/>
          <w:u w:val="single"/>
          <w:lang w:eastAsia="x-none"/>
        </w:rPr>
        <w:t xml:space="preserve">ye did service unto them which </w:t>
      </w:r>
      <w:r w:rsidRPr="001F3A08">
        <w:rPr>
          <w:rFonts w:ascii="Calibri" w:hAnsi="Calibri" w:cs="Calibri"/>
          <w:b/>
          <w:bCs/>
          <w:u w:val="single"/>
          <w:lang w:eastAsia="x-none"/>
        </w:rPr>
        <w:t>by nature are no gods.</w:t>
      </w:r>
      <w:r w:rsidRPr="001F3A08">
        <w:rPr>
          <w:rFonts w:ascii="Calibri" w:hAnsi="Calibri" w:cs="Calibri"/>
          <w:lang w:eastAsia="x-none"/>
        </w:rPr>
        <w:t> </w:t>
      </w:r>
    </w:p>
    <w:p w14:paraId="78559797" w14:textId="77777777" w:rsidR="0003515B" w:rsidRDefault="0003515B" w:rsidP="00A03D26">
      <w:pPr>
        <w:jc w:val="both"/>
        <w:rPr>
          <w:rFonts w:ascii="Calibri" w:hAnsi="Calibri" w:cs="Calibri"/>
          <w:sz w:val="26"/>
          <w:szCs w:val="26"/>
          <w:lang w:eastAsia="x-none"/>
        </w:rPr>
      </w:pPr>
    </w:p>
    <w:p w14:paraId="3AC4E6CC" w14:textId="22524435" w:rsidR="0003515B" w:rsidRDefault="0003515B" w:rsidP="00A03D26">
      <w:pPr>
        <w:jc w:val="both"/>
        <w:rPr>
          <w:rFonts w:ascii="Calibri" w:hAnsi="Calibri" w:cs="Calibri"/>
          <w:sz w:val="26"/>
          <w:szCs w:val="26"/>
          <w:lang w:eastAsia="x-none"/>
        </w:rPr>
      </w:pPr>
      <w:r>
        <w:rPr>
          <w:rFonts w:ascii="Calibri" w:hAnsi="Calibri" w:cs="Calibri"/>
          <w:sz w:val="26"/>
          <w:szCs w:val="26"/>
          <w:lang w:eastAsia="x-none"/>
        </w:rPr>
        <w:t xml:space="preserve">In other words, the fallen angels, whom people worship with idols, are not what Elohym would call gods. In this we confirm that </w:t>
      </w:r>
      <w:r w:rsidRPr="007313FE">
        <w:rPr>
          <w:rFonts w:ascii="Calibri" w:hAnsi="Calibri" w:cs="Calibri"/>
          <w:color w:val="EE0000"/>
          <w:sz w:val="26"/>
          <w:szCs w:val="26"/>
          <w:lang w:eastAsia="x-none"/>
        </w:rPr>
        <w:t xml:space="preserve">Psa </w:t>
      </w:r>
      <w:proofErr w:type="gramStart"/>
      <w:r w:rsidRPr="007313FE">
        <w:rPr>
          <w:rFonts w:ascii="Calibri" w:hAnsi="Calibri" w:cs="Calibri"/>
          <w:color w:val="EE0000"/>
          <w:sz w:val="26"/>
          <w:szCs w:val="26"/>
          <w:lang w:eastAsia="x-none"/>
        </w:rPr>
        <w:t>82:</w:t>
      </w:r>
      <w:r w:rsidR="007313FE" w:rsidRPr="007313FE">
        <w:rPr>
          <w:rFonts w:ascii="Calibri" w:hAnsi="Calibri" w:cs="Calibri"/>
          <w:color w:val="EE0000"/>
          <w:sz w:val="26"/>
          <w:szCs w:val="26"/>
          <w:lang w:eastAsia="x-none"/>
        </w:rPr>
        <w:t>6</w:t>
      </w:r>
      <w:r w:rsidRPr="007313FE">
        <w:rPr>
          <w:rFonts w:ascii="Calibri" w:hAnsi="Calibri" w:cs="Calibri"/>
          <w:color w:val="EE0000"/>
          <w:sz w:val="26"/>
          <w:szCs w:val="26"/>
          <w:lang w:eastAsia="x-none"/>
        </w:rPr>
        <w:t xml:space="preserve">  </w:t>
      </w:r>
      <w:r>
        <w:rPr>
          <w:rFonts w:ascii="Calibri" w:hAnsi="Calibri" w:cs="Calibri"/>
          <w:sz w:val="26"/>
          <w:szCs w:val="26"/>
          <w:lang w:eastAsia="x-none"/>
        </w:rPr>
        <w:t>and</w:t>
      </w:r>
      <w:proofErr w:type="gramEnd"/>
      <w:r>
        <w:rPr>
          <w:rFonts w:ascii="Calibri" w:hAnsi="Calibri" w:cs="Calibri"/>
          <w:sz w:val="26"/>
          <w:szCs w:val="26"/>
          <w:lang w:eastAsia="x-none"/>
        </w:rPr>
        <w:t xml:space="preserve"> </w:t>
      </w:r>
      <w:r w:rsidRPr="007313FE">
        <w:rPr>
          <w:rFonts w:ascii="Calibri" w:hAnsi="Calibri" w:cs="Calibri"/>
          <w:color w:val="EE0000"/>
          <w:sz w:val="26"/>
          <w:szCs w:val="26"/>
          <w:lang w:eastAsia="x-none"/>
        </w:rPr>
        <w:t xml:space="preserve">John 10:34 </w:t>
      </w:r>
      <w:r>
        <w:rPr>
          <w:rFonts w:ascii="Calibri" w:hAnsi="Calibri" w:cs="Calibri"/>
          <w:sz w:val="26"/>
          <w:szCs w:val="26"/>
          <w:lang w:eastAsia="x-none"/>
        </w:rPr>
        <w:t xml:space="preserve">are </w:t>
      </w:r>
      <w:proofErr w:type="gramStart"/>
      <w:r>
        <w:rPr>
          <w:rFonts w:ascii="Calibri" w:hAnsi="Calibri" w:cs="Calibri"/>
          <w:sz w:val="26"/>
          <w:szCs w:val="26"/>
          <w:lang w:eastAsia="x-none"/>
        </w:rPr>
        <w:t>actually speaking</w:t>
      </w:r>
      <w:proofErr w:type="gramEnd"/>
      <w:r>
        <w:rPr>
          <w:rFonts w:ascii="Calibri" w:hAnsi="Calibri" w:cs="Calibri"/>
          <w:sz w:val="26"/>
          <w:szCs w:val="26"/>
          <w:lang w:eastAsia="x-none"/>
        </w:rPr>
        <w:t xml:space="preserve"> to our identity as sons of Adam. </w:t>
      </w:r>
    </w:p>
    <w:p w14:paraId="32551B36" w14:textId="1D590388" w:rsidR="0064691C" w:rsidRDefault="00921497" w:rsidP="00A03D26">
      <w:pPr>
        <w:jc w:val="both"/>
        <w:rPr>
          <w:rFonts w:ascii="Calibri" w:hAnsi="Calibri" w:cs="Calibri"/>
          <w:sz w:val="26"/>
          <w:szCs w:val="26"/>
          <w:lang w:eastAsia="x-none"/>
        </w:rPr>
      </w:pPr>
      <w:r w:rsidRPr="00921497">
        <w:rPr>
          <w:rFonts w:ascii="Calibri" w:hAnsi="Calibri" w:cs="Calibri"/>
          <w:b/>
          <w:bCs/>
          <w:sz w:val="26"/>
          <w:szCs w:val="26"/>
          <w:lang w:eastAsia="x-none"/>
        </w:rPr>
        <w:t>So, back to the narrative</w:t>
      </w:r>
      <w:r>
        <w:rPr>
          <w:rFonts w:ascii="Calibri" w:hAnsi="Calibri" w:cs="Calibri"/>
          <w:sz w:val="26"/>
          <w:szCs w:val="26"/>
          <w:lang w:eastAsia="x-none"/>
        </w:rPr>
        <w:t>:</w:t>
      </w:r>
    </w:p>
    <w:p w14:paraId="441430BF" w14:textId="31989176" w:rsidR="007A7826" w:rsidRPr="007A7826" w:rsidRDefault="007A7826" w:rsidP="00A03D26">
      <w:pPr>
        <w:jc w:val="both"/>
        <w:rPr>
          <w:rFonts w:ascii="Calibri" w:hAnsi="Calibri" w:cs="Calibri"/>
          <w:sz w:val="26"/>
          <w:szCs w:val="26"/>
          <w:lang w:eastAsia="x-none"/>
        </w:rPr>
      </w:pPr>
      <w:r>
        <w:rPr>
          <w:rFonts w:ascii="Calibri" w:hAnsi="Calibri" w:cs="Calibri"/>
          <w:sz w:val="26"/>
          <w:szCs w:val="26"/>
          <w:lang w:eastAsia="x-none"/>
        </w:rPr>
        <w:t>The devil does not only tempt you to be something that you are not</w:t>
      </w:r>
      <w:r w:rsidR="00CB105A">
        <w:rPr>
          <w:rFonts w:ascii="Calibri" w:hAnsi="Calibri" w:cs="Calibri"/>
          <w:sz w:val="26"/>
          <w:szCs w:val="26"/>
          <w:lang w:eastAsia="x-none"/>
        </w:rPr>
        <w:t>.</w:t>
      </w:r>
      <w:r>
        <w:rPr>
          <w:rFonts w:ascii="Calibri" w:hAnsi="Calibri" w:cs="Calibri"/>
          <w:sz w:val="26"/>
          <w:szCs w:val="26"/>
          <w:lang w:eastAsia="x-none"/>
        </w:rPr>
        <w:t xml:space="preserve"> </w:t>
      </w:r>
      <w:r w:rsidR="001F3A08">
        <w:rPr>
          <w:rFonts w:ascii="Calibri" w:hAnsi="Calibri" w:cs="Calibri"/>
          <w:sz w:val="26"/>
          <w:szCs w:val="26"/>
          <w:lang w:eastAsia="x-none"/>
        </w:rPr>
        <w:t xml:space="preserve">He </w:t>
      </w:r>
      <w:r>
        <w:rPr>
          <w:rFonts w:ascii="Calibri" w:hAnsi="Calibri" w:cs="Calibri"/>
          <w:sz w:val="26"/>
          <w:szCs w:val="26"/>
          <w:lang w:eastAsia="x-none"/>
        </w:rPr>
        <w:t xml:space="preserve">more deceitfully would tempt us to be what we are </w:t>
      </w:r>
      <w:r w:rsidR="007313FE">
        <w:rPr>
          <w:rFonts w:ascii="Calibri" w:hAnsi="Calibri" w:cs="Calibri"/>
          <w:sz w:val="26"/>
          <w:szCs w:val="26"/>
          <w:lang w:eastAsia="x-none"/>
        </w:rPr>
        <w:t xml:space="preserve">already </w:t>
      </w:r>
      <w:r>
        <w:rPr>
          <w:rFonts w:ascii="Calibri" w:hAnsi="Calibri" w:cs="Calibri"/>
          <w:sz w:val="26"/>
          <w:szCs w:val="26"/>
          <w:lang w:eastAsia="x-none"/>
        </w:rPr>
        <w:t xml:space="preserve">called to </w:t>
      </w:r>
      <w:proofErr w:type="gramStart"/>
      <w:r>
        <w:rPr>
          <w:rFonts w:ascii="Calibri" w:hAnsi="Calibri" w:cs="Calibri"/>
          <w:sz w:val="26"/>
          <w:szCs w:val="26"/>
          <w:lang w:eastAsia="x-none"/>
        </w:rPr>
        <w:t>be</w:t>
      </w:r>
      <w:r w:rsidR="007313FE">
        <w:rPr>
          <w:rFonts w:ascii="Calibri" w:hAnsi="Calibri" w:cs="Calibri"/>
          <w:sz w:val="26"/>
          <w:szCs w:val="26"/>
          <w:lang w:eastAsia="x-none"/>
        </w:rPr>
        <w:t xml:space="preserve">, </w:t>
      </w:r>
      <w:r w:rsidR="001F3A08">
        <w:rPr>
          <w:rFonts w:ascii="Calibri" w:hAnsi="Calibri" w:cs="Calibri"/>
          <w:sz w:val="26"/>
          <w:szCs w:val="26"/>
          <w:lang w:eastAsia="x-none"/>
        </w:rPr>
        <w:t>and</w:t>
      </w:r>
      <w:proofErr w:type="gramEnd"/>
      <w:r w:rsidR="001F3A08">
        <w:rPr>
          <w:rFonts w:ascii="Calibri" w:hAnsi="Calibri" w:cs="Calibri"/>
          <w:sz w:val="26"/>
          <w:szCs w:val="26"/>
          <w:lang w:eastAsia="x-none"/>
        </w:rPr>
        <w:t xml:space="preserve"> </w:t>
      </w:r>
      <w:r w:rsidR="007313FE">
        <w:rPr>
          <w:rFonts w:ascii="Calibri" w:hAnsi="Calibri" w:cs="Calibri"/>
          <w:sz w:val="26"/>
          <w:szCs w:val="26"/>
          <w:lang w:eastAsia="x-none"/>
        </w:rPr>
        <w:t xml:space="preserve">convince us that we can be </w:t>
      </w:r>
      <w:r w:rsidR="007313FE">
        <w:rPr>
          <w:rFonts w:ascii="Calibri" w:hAnsi="Calibri" w:cs="Calibri"/>
          <w:sz w:val="26"/>
          <w:szCs w:val="26"/>
          <w:lang w:eastAsia="x-none"/>
        </w:rPr>
        <w:lastRenderedPageBreak/>
        <w:t>that</w:t>
      </w:r>
      <w:r>
        <w:rPr>
          <w:rFonts w:ascii="Calibri" w:hAnsi="Calibri" w:cs="Calibri"/>
          <w:sz w:val="26"/>
          <w:szCs w:val="26"/>
          <w:lang w:eastAsia="x-none"/>
        </w:rPr>
        <w:t xml:space="preserve"> without God and without relationship with Him. In other words, “all the glory, and none of the cross”. </w:t>
      </w:r>
    </w:p>
    <w:p w14:paraId="33FDC4A6" w14:textId="4E89DABC" w:rsidR="001516F2" w:rsidRPr="001F3A08" w:rsidRDefault="007313FE" w:rsidP="00A03D26">
      <w:pPr>
        <w:jc w:val="both"/>
        <w:rPr>
          <w:rFonts w:ascii="Calibri" w:hAnsi="Calibri" w:cs="Calibri"/>
          <w:sz w:val="26"/>
          <w:szCs w:val="26"/>
          <w:lang w:eastAsia="x-none"/>
        </w:rPr>
      </w:pPr>
      <w:r w:rsidRPr="001F3A08">
        <w:rPr>
          <w:rFonts w:ascii="Calibri" w:hAnsi="Calibri" w:cs="Calibri"/>
          <w:sz w:val="26"/>
          <w:szCs w:val="26"/>
          <w:lang w:eastAsia="x-none"/>
        </w:rPr>
        <w:t xml:space="preserve">This was the real </w:t>
      </w:r>
      <w:r w:rsidR="00921497" w:rsidRPr="001F3A08">
        <w:rPr>
          <w:rFonts w:ascii="Calibri" w:hAnsi="Calibri" w:cs="Calibri"/>
          <w:sz w:val="26"/>
          <w:szCs w:val="26"/>
          <w:lang w:eastAsia="x-none"/>
        </w:rPr>
        <w:t xml:space="preserve">test. The test was to go the easy way or the hard way; the way that is through the Cross, or the way that is without it. </w:t>
      </w:r>
    </w:p>
    <w:p w14:paraId="12C89226" w14:textId="77777777" w:rsidR="00921497" w:rsidRPr="001F3A08" w:rsidRDefault="00921497" w:rsidP="00A03D26">
      <w:pPr>
        <w:jc w:val="both"/>
        <w:rPr>
          <w:rFonts w:ascii="Calibri" w:hAnsi="Calibri" w:cs="Calibri"/>
          <w:lang w:eastAsia="x-none"/>
        </w:rPr>
      </w:pPr>
    </w:p>
    <w:p w14:paraId="3AB3ACD2" w14:textId="496E4B0D" w:rsidR="00921497" w:rsidRPr="00732439" w:rsidRDefault="00921497" w:rsidP="00921497">
      <w:pPr>
        <w:widowControl w:val="0"/>
        <w:autoSpaceDE w:val="0"/>
        <w:autoSpaceDN w:val="0"/>
        <w:adjustRightInd w:val="0"/>
        <w:spacing w:before="60" w:after="60" w:line="240" w:lineRule="auto"/>
        <w:ind w:left="720" w:right="1440"/>
        <w:rPr>
          <w:rFonts w:ascii="Calibri" w:hAnsi="Calibri" w:cs="Calibri"/>
          <w:kern w:val="0"/>
          <w:lang w:val="x-none" w:eastAsia="x-none"/>
        </w:rPr>
      </w:pPr>
      <w:proofErr w:type="spellStart"/>
      <w:r w:rsidRPr="001F3A08">
        <w:rPr>
          <w:rFonts w:ascii="Calibri" w:hAnsi="Calibri" w:cs="Calibri"/>
          <w:color w:val="EE0000"/>
          <w:kern w:val="0"/>
          <w:lang w:val="x-none" w:eastAsia="x-none"/>
        </w:rPr>
        <w:t>Php</w:t>
      </w:r>
      <w:proofErr w:type="spellEnd"/>
      <w:r w:rsidRPr="001F3A08">
        <w:rPr>
          <w:rFonts w:ascii="Calibri" w:hAnsi="Calibri" w:cs="Calibri"/>
          <w:color w:val="EE0000"/>
          <w:kern w:val="0"/>
          <w:lang w:val="x-none" w:eastAsia="x-none"/>
        </w:rPr>
        <w:t xml:space="preserve"> 3:18  </w:t>
      </w:r>
      <w:r w:rsidRPr="00732439">
        <w:rPr>
          <w:rFonts w:ascii="Calibri" w:hAnsi="Calibri" w:cs="Calibri"/>
          <w:kern w:val="0"/>
          <w:lang w:val="x-none" w:eastAsia="x-none"/>
        </w:rPr>
        <w:t xml:space="preserve">For many walk, of whom I have told you often, and now tell you even weeping, </w:t>
      </w:r>
      <w:r w:rsidRPr="00732439">
        <w:rPr>
          <w:rFonts w:ascii="Calibri" w:hAnsi="Calibri" w:cs="Calibri"/>
          <w:i/>
          <w:iCs/>
          <w:kern w:val="0"/>
          <w:lang w:val="x-none" w:eastAsia="x-none"/>
        </w:rPr>
        <w:t>that they are</w:t>
      </w:r>
      <w:r w:rsidRPr="00732439">
        <w:rPr>
          <w:rFonts w:ascii="Calibri" w:hAnsi="Calibri" w:cs="Calibri"/>
          <w:kern w:val="0"/>
          <w:lang w:val="x-none" w:eastAsia="x-none"/>
        </w:rPr>
        <w:t xml:space="preserve"> </w:t>
      </w:r>
      <w:r w:rsidRPr="00732439">
        <w:rPr>
          <w:rFonts w:ascii="Calibri" w:hAnsi="Calibri" w:cs="Calibri"/>
          <w:b/>
          <w:bCs/>
          <w:kern w:val="0"/>
          <w:u w:val="single"/>
          <w:lang w:val="x-none" w:eastAsia="x-none"/>
        </w:rPr>
        <w:t>the enemies of the cross of Christ</w:t>
      </w:r>
      <w:r w:rsidRPr="00732439">
        <w:rPr>
          <w:rFonts w:ascii="Calibri" w:hAnsi="Calibri" w:cs="Calibri"/>
          <w:kern w:val="0"/>
          <w:lang w:val="x-none" w:eastAsia="x-none"/>
        </w:rPr>
        <w:t>: </w:t>
      </w:r>
    </w:p>
    <w:p w14:paraId="2905261E" w14:textId="19F9C67D" w:rsidR="00921497" w:rsidRPr="00732439" w:rsidRDefault="00921497" w:rsidP="00921497">
      <w:pPr>
        <w:ind w:left="720" w:right="1440"/>
        <w:jc w:val="both"/>
        <w:rPr>
          <w:rFonts w:ascii="Calibri" w:hAnsi="Calibri" w:cs="Calibri"/>
          <w:kern w:val="0"/>
          <w:lang w:val="x-none" w:eastAsia="x-none"/>
        </w:rPr>
      </w:pPr>
      <w:proofErr w:type="spellStart"/>
      <w:r w:rsidRPr="00732439">
        <w:rPr>
          <w:rFonts w:ascii="Calibri" w:hAnsi="Calibri" w:cs="Calibri"/>
          <w:kern w:val="0"/>
          <w:lang w:val="x-none" w:eastAsia="x-none"/>
        </w:rPr>
        <w:t>Php</w:t>
      </w:r>
      <w:proofErr w:type="spellEnd"/>
      <w:r w:rsidRPr="00732439">
        <w:rPr>
          <w:rFonts w:ascii="Calibri" w:hAnsi="Calibri" w:cs="Calibri"/>
          <w:kern w:val="0"/>
          <w:lang w:val="x-none" w:eastAsia="x-none"/>
        </w:rPr>
        <w:t xml:space="preserve"> 3:19  </w:t>
      </w:r>
      <w:r w:rsidRPr="00732439">
        <w:rPr>
          <w:rFonts w:ascii="Calibri" w:hAnsi="Calibri" w:cs="Calibri"/>
          <w:b/>
          <w:bCs/>
          <w:kern w:val="0"/>
          <w:u w:val="single"/>
          <w:lang w:val="x-none" w:eastAsia="x-none"/>
        </w:rPr>
        <w:t xml:space="preserve">Whose end </w:t>
      </w:r>
      <w:r w:rsidRPr="00732439">
        <w:rPr>
          <w:rFonts w:ascii="Calibri" w:hAnsi="Calibri" w:cs="Calibri"/>
          <w:b/>
          <w:bCs/>
          <w:i/>
          <w:iCs/>
          <w:kern w:val="0"/>
          <w:u w:val="single"/>
          <w:lang w:val="x-none" w:eastAsia="x-none"/>
        </w:rPr>
        <w:t>is</w:t>
      </w:r>
      <w:r w:rsidRPr="00732439">
        <w:rPr>
          <w:rFonts w:ascii="Calibri" w:hAnsi="Calibri" w:cs="Calibri"/>
          <w:b/>
          <w:bCs/>
          <w:kern w:val="0"/>
          <w:u w:val="single"/>
          <w:lang w:val="x-none" w:eastAsia="x-none"/>
        </w:rPr>
        <w:t xml:space="preserve"> destruction</w:t>
      </w:r>
      <w:r w:rsidRPr="00732439">
        <w:rPr>
          <w:rFonts w:ascii="Calibri" w:hAnsi="Calibri" w:cs="Calibri"/>
          <w:kern w:val="0"/>
          <w:lang w:val="x-none" w:eastAsia="x-none"/>
        </w:rPr>
        <w:t xml:space="preserve">, whose God </w:t>
      </w:r>
      <w:r w:rsidRPr="00732439">
        <w:rPr>
          <w:rFonts w:ascii="Calibri" w:hAnsi="Calibri" w:cs="Calibri"/>
          <w:i/>
          <w:iCs/>
          <w:kern w:val="0"/>
          <w:lang w:val="x-none" w:eastAsia="x-none"/>
        </w:rPr>
        <w:t>is their</w:t>
      </w:r>
      <w:r w:rsidRPr="00732439">
        <w:rPr>
          <w:rFonts w:ascii="Calibri" w:hAnsi="Calibri" w:cs="Calibri"/>
          <w:kern w:val="0"/>
          <w:lang w:val="x-none" w:eastAsia="x-none"/>
        </w:rPr>
        <w:t xml:space="preserve"> belly, and </w:t>
      </w:r>
      <w:r w:rsidRPr="00732439">
        <w:rPr>
          <w:rFonts w:ascii="Calibri" w:hAnsi="Calibri" w:cs="Calibri"/>
          <w:i/>
          <w:iCs/>
          <w:kern w:val="0"/>
          <w:lang w:val="x-none" w:eastAsia="x-none"/>
        </w:rPr>
        <w:t>whose</w:t>
      </w:r>
      <w:r w:rsidRPr="00732439">
        <w:rPr>
          <w:rFonts w:ascii="Calibri" w:hAnsi="Calibri" w:cs="Calibri"/>
          <w:kern w:val="0"/>
          <w:lang w:val="x-none" w:eastAsia="x-none"/>
        </w:rPr>
        <w:t xml:space="preserve"> glory </w:t>
      </w:r>
      <w:r w:rsidRPr="00732439">
        <w:rPr>
          <w:rFonts w:ascii="Calibri" w:hAnsi="Calibri" w:cs="Calibri"/>
          <w:i/>
          <w:iCs/>
          <w:kern w:val="0"/>
          <w:lang w:val="x-none" w:eastAsia="x-none"/>
        </w:rPr>
        <w:t>is</w:t>
      </w:r>
      <w:r w:rsidRPr="00732439">
        <w:rPr>
          <w:rFonts w:ascii="Calibri" w:hAnsi="Calibri" w:cs="Calibri"/>
          <w:kern w:val="0"/>
          <w:lang w:val="x-none" w:eastAsia="x-none"/>
        </w:rPr>
        <w:t xml:space="preserve"> in their shame, who mind earthly things.</w:t>
      </w:r>
    </w:p>
    <w:p w14:paraId="6F05B7EF" w14:textId="77777777" w:rsidR="00921497" w:rsidRPr="001F3A08" w:rsidRDefault="00921497" w:rsidP="00921497">
      <w:pPr>
        <w:ind w:left="720" w:right="1440"/>
        <w:jc w:val="both"/>
        <w:rPr>
          <w:rFonts w:ascii="Calibri" w:hAnsi="Calibri" w:cs="Calibri"/>
          <w:lang w:eastAsia="x-none"/>
        </w:rPr>
      </w:pPr>
    </w:p>
    <w:p w14:paraId="7D898FAB" w14:textId="64C6C03F" w:rsidR="00921497" w:rsidRPr="001F3A08" w:rsidRDefault="00921497" w:rsidP="00A03D26">
      <w:pPr>
        <w:jc w:val="both"/>
        <w:rPr>
          <w:rFonts w:ascii="Calibri" w:hAnsi="Calibri" w:cs="Calibri"/>
          <w:sz w:val="26"/>
          <w:szCs w:val="26"/>
          <w:lang w:eastAsia="x-none"/>
        </w:rPr>
      </w:pPr>
      <w:r w:rsidRPr="001F3A08">
        <w:rPr>
          <w:rFonts w:ascii="Calibri" w:hAnsi="Calibri" w:cs="Calibri"/>
          <w:sz w:val="26"/>
          <w:szCs w:val="26"/>
          <w:lang w:eastAsia="x-none"/>
        </w:rPr>
        <w:t>Can you see from this verse how those who reject the Cross become carnal, earthly minded, and end up in the destruction of death?</w:t>
      </w:r>
    </w:p>
    <w:p w14:paraId="6A74EE79" w14:textId="3B8F9B11" w:rsidR="00A03D26" w:rsidRDefault="003A6DD2" w:rsidP="00A03D26">
      <w:pPr>
        <w:jc w:val="both"/>
        <w:rPr>
          <w:rFonts w:ascii="Calibri" w:hAnsi="Calibri" w:cs="Calibri"/>
          <w:sz w:val="26"/>
          <w:szCs w:val="26"/>
          <w:lang w:eastAsia="x-none"/>
        </w:rPr>
      </w:pPr>
      <w:r w:rsidRPr="001F3A08">
        <w:rPr>
          <w:rFonts w:ascii="Calibri" w:hAnsi="Calibri" w:cs="Calibri"/>
          <w:sz w:val="26"/>
          <w:szCs w:val="26"/>
          <w:lang w:eastAsia="x-none"/>
        </w:rPr>
        <w:t xml:space="preserve">This is exactly what happened to Adam and Eve when they tried to short-cut the process to Likeness. Their cross was </w:t>
      </w:r>
      <w:r w:rsidR="00732439">
        <w:rPr>
          <w:rFonts w:ascii="Calibri" w:hAnsi="Calibri" w:cs="Calibri"/>
          <w:sz w:val="26"/>
          <w:szCs w:val="26"/>
          <w:lang w:eastAsia="x-none"/>
        </w:rPr>
        <w:t>to resist</w:t>
      </w:r>
      <w:r w:rsidR="00732439" w:rsidRPr="001F3A08">
        <w:rPr>
          <w:rFonts w:ascii="Calibri" w:hAnsi="Calibri" w:cs="Calibri"/>
          <w:sz w:val="26"/>
          <w:szCs w:val="26"/>
          <w:lang w:eastAsia="x-none"/>
        </w:rPr>
        <w:t xml:space="preserve"> </w:t>
      </w:r>
      <w:r w:rsidRPr="001F3A08">
        <w:rPr>
          <w:rFonts w:ascii="Calibri" w:hAnsi="Calibri" w:cs="Calibri"/>
          <w:sz w:val="26"/>
          <w:szCs w:val="26"/>
          <w:lang w:eastAsia="x-none"/>
        </w:rPr>
        <w:t xml:space="preserve">the temptation to eat of the wrong Tree, and to choose to eat of the Tree of Life. We </w:t>
      </w:r>
      <w:proofErr w:type="gramStart"/>
      <w:r w:rsidRPr="001F3A08">
        <w:rPr>
          <w:rFonts w:ascii="Calibri" w:hAnsi="Calibri" w:cs="Calibri"/>
          <w:sz w:val="26"/>
          <w:szCs w:val="26"/>
          <w:lang w:eastAsia="x-none"/>
        </w:rPr>
        <w:t>endure</w:t>
      </w:r>
      <w:proofErr w:type="gramEnd"/>
      <w:r w:rsidRPr="001F3A08">
        <w:rPr>
          <w:rFonts w:ascii="Calibri" w:hAnsi="Calibri" w:cs="Calibri"/>
          <w:sz w:val="26"/>
          <w:szCs w:val="26"/>
          <w:lang w:eastAsia="x-none"/>
        </w:rPr>
        <w:t xml:space="preserve"> the same test today, cloaked in </w:t>
      </w:r>
      <w:r w:rsidR="00CB105A">
        <w:rPr>
          <w:rFonts w:ascii="Calibri" w:hAnsi="Calibri" w:cs="Calibri"/>
          <w:sz w:val="26"/>
          <w:szCs w:val="26"/>
          <w:lang w:eastAsia="x-none"/>
        </w:rPr>
        <w:t xml:space="preserve">a </w:t>
      </w:r>
      <w:r w:rsidRPr="001F3A08">
        <w:rPr>
          <w:rFonts w:ascii="Calibri" w:hAnsi="Calibri" w:cs="Calibri"/>
          <w:sz w:val="26"/>
          <w:szCs w:val="26"/>
          <w:lang w:eastAsia="x-none"/>
        </w:rPr>
        <w:t xml:space="preserve">different form, but the </w:t>
      </w:r>
      <w:r w:rsidR="00732439" w:rsidRPr="001F3A08">
        <w:rPr>
          <w:rFonts w:ascii="Calibri" w:hAnsi="Calibri" w:cs="Calibri"/>
          <w:sz w:val="26"/>
          <w:szCs w:val="26"/>
          <w:lang w:eastAsia="x-none"/>
        </w:rPr>
        <w:t>same,</w:t>
      </w:r>
      <w:r w:rsidRPr="001F3A08">
        <w:rPr>
          <w:rFonts w:ascii="Calibri" w:hAnsi="Calibri" w:cs="Calibri"/>
          <w:sz w:val="26"/>
          <w:szCs w:val="26"/>
          <w:lang w:eastAsia="x-none"/>
        </w:rPr>
        <w:t xml:space="preserve"> nevertheless. </w:t>
      </w:r>
    </w:p>
    <w:p w14:paraId="500B7B01" w14:textId="77777777" w:rsidR="0073139D" w:rsidRDefault="0073139D" w:rsidP="00A03D26">
      <w:pPr>
        <w:jc w:val="both"/>
        <w:rPr>
          <w:rFonts w:ascii="Calibri" w:hAnsi="Calibri" w:cs="Calibri"/>
          <w:sz w:val="26"/>
          <w:szCs w:val="26"/>
          <w:lang w:eastAsia="x-none"/>
        </w:rPr>
      </w:pPr>
    </w:p>
    <w:p w14:paraId="1C033E81" w14:textId="77777777" w:rsidR="0073139D" w:rsidRDefault="0073139D" w:rsidP="00A03D26">
      <w:pPr>
        <w:jc w:val="both"/>
        <w:rPr>
          <w:rFonts w:ascii="Calibri" w:hAnsi="Calibri" w:cs="Calibri"/>
          <w:sz w:val="26"/>
          <w:szCs w:val="26"/>
          <w:lang w:eastAsia="x-none"/>
        </w:rPr>
      </w:pPr>
      <w:r>
        <w:rPr>
          <w:rFonts w:ascii="Calibri" w:hAnsi="Calibri" w:cs="Calibri"/>
          <w:b/>
          <w:bCs/>
          <w:sz w:val="26"/>
          <w:szCs w:val="26"/>
          <w:lang w:eastAsia="x-none"/>
        </w:rPr>
        <w:t>Summary:</w:t>
      </w:r>
      <w:r>
        <w:rPr>
          <w:rFonts w:ascii="Calibri" w:hAnsi="Calibri" w:cs="Calibri"/>
          <w:sz w:val="26"/>
          <w:szCs w:val="26"/>
          <w:lang w:eastAsia="x-none"/>
        </w:rPr>
        <w:t xml:space="preserve"> The purpose of life is </w:t>
      </w:r>
      <w:proofErr w:type="gramStart"/>
      <w:r>
        <w:rPr>
          <w:rFonts w:ascii="Calibri" w:hAnsi="Calibri" w:cs="Calibri"/>
          <w:sz w:val="26"/>
          <w:szCs w:val="26"/>
          <w:lang w:eastAsia="x-none"/>
        </w:rPr>
        <w:t>God-likeness</w:t>
      </w:r>
      <w:proofErr w:type="gramEnd"/>
      <w:r>
        <w:rPr>
          <w:rFonts w:ascii="Calibri" w:hAnsi="Calibri" w:cs="Calibri"/>
          <w:sz w:val="26"/>
          <w:szCs w:val="26"/>
          <w:lang w:eastAsia="x-none"/>
        </w:rPr>
        <w:t xml:space="preserve">. Some will say those are the blasphemous words of the serpent, but really, the temptation from the devil was to take a shortcut to becoming like God. It is obvious from </w:t>
      </w:r>
      <w:r w:rsidRPr="0073139D">
        <w:rPr>
          <w:rFonts w:ascii="Calibri" w:hAnsi="Calibri" w:cs="Calibri"/>
          <w:color w:val="EE0000"/>
          <w:sz w:val="26"/>
          <w:szCs w:val="26"/>
          <w:lang w:eastAsia="x-none"/>
        </w:rPr>
        <w:t xml:space="preserve">Gen 1:26 </w:t>
      </w:r>
      <w:r>
        <w:rPr>
          <w:rFonts w:ascii="Calibri" w:hAnsi="Calibri" w:cs="Calibri"/>
          <w:sz w:val="26"/>
          <w:szCs w:val="26"/>
          <w:lang w:eastAsia="x-none"/>
        </w:rPr>
        <w:t xml:space="preserve">that God wants us to become like Him. Yahweh and Yashua also both bear witness to that </w:t>
      </w:r>
      <w:proofErr w:type="gramStart"/>
      <w:r>
        <w:rPr>
          <w:rFonts w:ascii="Calibri" w:hAnsi="Calibri" w:cs="Calibri"/>
          <w:sz w:val="26"/>
          <w:szCs w:val="26"/>
          <w:lang w:eastAsia="x-none"/>
        </w:rPr>
        <w:t>later on</w:t>
      </w:r>
      <w:proofErr w:type="gramEnd"/>
      <w:r>
        <w:rPr>
          <w:rFonts w:ascii="Calibri" w:hAnsi="Calibri" w:cs="Calibri"/>
          <w:sz w:val="26"/>
          <w:szCs w:val="26"/>
          <w:lang w:eastAsia="x-none"/>
        </w:rPr>
        <w:t xml:space="preserve"> in Scripture. In </w:t>
      </w:r>
      <w:r w:rsidRPr="0073139D">
        <w:rPr>
          <w:rFonts w:ascii="Calibri" w:hAnsi="Calibri" w:cs="Calibri"/>
          <w:color w:val="EE0000"/>
          <w:sz w:val="26"/>
          <w:szCs w:val="26"/>
          <w:lang w:eastAsia="x-none"/>
        </w:rPr>
        <w:t>Psalm 82:6</w:t>
      </w:r>
      <w:r>
        <w:rPr>
          <w:rFonts w:ascii="Calibri" w:hAnsi="Calibri" w:cs="Calibri"/>
          <w:sz w:val="26"/>
          <w:szCs w:val="26"/>
          <w:lang w:eastAsia="x-none"/>
        </w:rPr>
        <w:t xml:space="preserve">, we are called gods. </w:t>
      </w:r>
      <w:r>
        <w:rPr>
          <w:rFonts w:ascii="Calibri" w:hAnsi="Calibri" w:cs="Calibri"/>
          <w:sz w:val="26"/>
          <w:szCs w:val="26"/>
          <w:lang w:eastAsia="x-none"/>
        </w:rPr>
        <w:t xml:space="preserve">In </w:t>
      </w:r>
      <w:r w:rsidRPr="0073139D">
        <w:rPr>
          <w:rFonts w:ascii="Calibri" w:hAnsi="Calibri" w:cs="Calibri"/>
          <w:color w:val="EE0000"/>
          <w:sz w:val="26"/>
          <w:szCs w:val="26"/>
          <w:lang w:eastAsia="x-none"/>
        </w:rPr>
        <w:t>John 10:34</w:t>
      </w:r>
      <w:r>
        <w:rPr>
          <w:rFonts w:ascii="Calibri" w:hAnsi="Calibri" w:cs="Calibri"/>
          <w:sz w:val="26"/>
          <w:szCs w:val="26"/>
          <w:lang w:eastAsia="x-none"/>
        </w:rPr>
        <w:t xml:space="preserve">, Yashua again calls us gods. </w:t>
      </w:r>
      <w:r w:rsidRPr="0073139D">
        <w:rPr>
          <w:rFonts w:ascii="Calibri" w:hAnsi="Calibri" w:cs="Calibri"/>
          <w:color w:val="EE0000"/>
          <w:sz w:val="26"/>
          <w:szCs w:val="26"/>
          <w:lang w:eastAsia="x-none"/>
        </w:rPr>
        <w:t xml:space="preserve">Psalm 82:6 </w:t>
      </w:r>
      <w:r>
        <w:rPr>
          <w:rFonts w:ascii="Calibri" w:hAnsi="Calibri" w:cs="Calibri"/>
          <w:sz w:val="26"/>
          <w:szCs w:val="26"/>
          <w:lang w:eastAsia="x-none"/>
        </w:rPr>
        <w:t>is not in reference to angels because angels are not “gods” by nature (</w:t>
      </w:r>
      <w:r w:rsidRPr="0073139D">
        <w:rPr>
          <w:rFonts w:ascii="Calibri" w:hAnsi="Calibri" w:cs="Calibri"/>
          <w:color w:val="EE0000"/>
          <w:sz w:val="26"/>
          <w:szCs w:val="26"/>
          <w:lang w:eastAsia="x-none"/>
        </w:rPr>
        <w:t>Gal 4:8</w:t>
      </w:r>
      <w:r>
        <w:rPr>
          <w:rFonts w:ascii="Calibri" w:hAnsi="Calibri" w:cs="Calibri"/>
          <w:sz w:val="26"/>
          <w:szCs w:val="26"/>
          <w:lang w:eastAsia="x-none"/>
        </w:rPr>
        <w:t xml:space="preserve">). </w:t>
      </w:r>
      <w:r w:rsidRPr="0073139D">
        <w:rPr>
          <w:rFonts w:ascii="Calibri" w:hAnsi="Calibri" w:cs="Calibri"/>
          <w:color w:val="EE0000"/>
          <w:sz w:val="26"/>
          <w:szCs w:val="26"/>
          <w:lang w:eastAsia="x-none"/>
        </w:rPr>
        <w:t xml:space="preserve">Psalm 82:6 </w:t>
      </w:r>
      <w:r>
        <w:rPr>
          <w:rFonts w:ascii="Calibri" w:hAnsi="Calibri" w:cs="Calibri"/>
          <w:sz w:val="26"/>
          <w:szCs w:val="26"/>
          <w:lang w:eastAsia="x-none"/>
        </w:rPr>
        <w:t xml:space="preserve">and </w:t>
      </w:r>
      <w:r w:rsidRPr="0073139D">
        <w:rPr>
          <w:rFonts w:ascii="Calibri" w:hAnsi="Calibri" w:cs="Calibri"/>
          <w:color w:val="EE0000"/>
          <w:sz w:val="26"/>
          <w:szCs w:val="26"/>
          <w:lang w:eastAsia="x-none"/>
        </w:rPr>
        <w:t xml:space="preserve">John 10:34 </w:t>
      </w:r>
      <w:r>
        <w:rPr>
          <w:rFonts w:ascii="Calibri" w:hAnsi="Calibri" w:cs="Calibri"/>
          <w:sz w:val="26"/>
          <w:szCs w:val="26"/>
          <w:lang w:eastAsia="x-none"/>
        </w:rPr>
        <w:t>are verses that speak to our identity as sons of Adam.</w:t>
      </w:r>
    </w:p>
    <w:p w14:paraId="73839C5D" w14:textId="50C5C01E" w:rsidR="0073139D" w:rsidRPr="0073139D" w:rsidRDefault="0073139D" w:rsidP="00A03D26">
      <w:pPr>
        <w:jc w:val="both"/>
        <w:rPr>
          <w:rFonts w:ascii="Calibri" w:hAnsi="Calibri" w:cs="Calibri"/>
          <w:sz w:val="26"/>
          <w:szCs w:val="26"/>
          <w:lang w:eastAsia="x-none"/>
        </w:rPr>
      </w:pPr>
      <w:r>
        <w:rPr>
          <w:rFonts w:ascii="Calibri" w:hAnsi="Calibri" w:cs="Calibri"/>
          <w:sz w:val="26"/>
          <w:szCs w:val="26"/>
          <w:lang w:eastAsia="x-none"/>
        </w:rPr>
        <w:t xml:space="preserve">The devil will tempt you to pursue what you are called to be, without God or the cross. The real test in the garden was whether Adam and Eve would endure the cross to grow into God’s likeness. In rejecting the cross, humanity became carnal and ended up in the destruction of death. Today, we face different forms of the same test as Adam and Eve: we must resist the temptation to eat of the wrong Tree. </w:t>
      </w:r>
    </w:p>
    <w:sectPr w:rsidR="0073139D" w:rsidRPr="0073139D">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A5F6A" w14:textId="77777777" w:rsidR="00643005" w:rsidRDefault="00643005" w:rsidP="006C7FA7">
      <w:pPr>
        <w:spacing w:after="0" w:line="240" w:lineRule="auto"/>
      </w:pPr>
      <w:r>
        <w:separator/>
      </w:r>
    </w:p>
  </w:endnote>
  <w:endnote w:type="continuationSeparator" w:id="0">
    <w:p w14:paraId="1FE5E1CF" w14:textId="77777777" w:rsidR="00643005" w:rsidRDefault="00643005" w:rsidP="006C7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992672"/>
      <w:docPartObj>
        <w:docPartGallery w:val="Page Numbers (Bottom of Page)"/>
        <w:docPartUnique/>
      </w:docPartObj>
    </w:sdtPr>
    <w:sdtEndPr/>
    <w:sdtContent>
      <w:sdt>
        <w:sdtPr>
          <w:id w:val="-1769616900"/>
          <w:docPartObj>
            <w:docPartGallery w:val="Page Numbers (Top of Page)"/>
            <w:docPartUnique/>
          </w:docPartObj>
        </w:sdtPr>
        <w:sdtEndPr/>
        <w:sdtContent>
          <w:p w14:paraId="3D1478D9" w14:textId="4CAAFF69" w:rsidR="006C7FA7" w:rsidRDefault="006C7FA7">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35EDD57" w14:textId="77777777" w:rsidR="006C7FA7" w:rsidRDefault="006C7F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9F8E9" w14:textId="77777777" w:rsidR="00643005" w:rsidRDefault="00643005" w:rsidP="006C7FA7">
      <w:pPr>
        <w:spacing w:after="0" w:line="240" w:lineRule="auto"/>
      </w:pPr>
      <w:r>
        <w:separator/>
      </w:r>
    </w:p>
  </w:footnote>
  <w:footnote w:type="continuationSeparator" w:id="0">
    <w:p w14:paraId="0C06F9D2" w14:textId="77777777" w:rsidR="00643005" w:rsidRDefault="00643005" w:rsidP="006C7FA7">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iana Baldwin">
    <w15:presenceInfo w15:providerId="Windows Live" w15:userId="9dd0032c13cadc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27"/>
    <w:rsid w:val="00015A55"/>
    <w:rsid w:val="0003515B"/>
    <w:rsid w:val="00086323"/>
    <w:rsid w:val="00091001"/>
    <w:rsid w:val="000C1F27"/>
    <w:rsid w:val="000D6B90"/>
    <w:rsid w:val="001127CC"/>
    <w:rsid w:val="001516F2"/>
    <w:rsid w:val="0018525B"/>
    <w:rsid w:val="00191331"/>
    <w:rsid w:val="001A7F4E"/>
    <w:rsid w:val="001C55AE"/>
    <w:rsid w:val="001D27A9"/>
    <w:rsid w:val="001F3A08"/>
    <w:rsid w:val="0020173B"/>
    <w:rsid w:val="00211A8A"/>
    <w:rsid w:val="00214777"/>
    <w:rsid w:val="002E021C"/>
    <w:rsid w:val="00323A2F"/>
    <w:rsid w:val="00352E44"/>
    <w:rsid w:val="003845C7"/>
    <w:rsid w:val="00394A95"/>
    <w:rsid w:val="003A6DD2"/>
    <w:rsid w:val="003A797B"/>
    <w:rsid w:val="003F3FD9"/>
    <w:rsid w:val="004B11C5"/>
    <w:rsid w:val="004C5AC7"/>
    <w:rsid w:val="004F3D4A"/>
    <w:rsid w:val="00510747"/>
    <w:rsid w:val="00514E10"/>
    <w:rsid w:val="005335E3"/>
    <w:rsid w:val="005872C5"/>
    <w:rsid w:val="005901B1"/>
    <w:rsid w:val="005B05FB"/>
    <w:rsid w:val="005B6DF6"/>
    <w:rsid w:val="005F7567"/>
    <w:rsid w:val="00617382"/>
    <w:rsid w:val="00634D91"/>
    <w:rsid w:val="00643005"/>
    <w:rsid w:val="0064691C"/>
    <w:rsid w:val="00675964"/>
    <w:rsid w:val="00680E7D"/>
    <w:rsid w:val="0068254B"/>
    <w:rsid w:val="006836D1"/>
    <w:rsid w:val="006B1999"/>
    <w:rsid w:val="006C7FA7"/>
    <w:rsid w:val="00717518"/>
    <w:rsid w:val="0073139D"/>
    <w:rsid w:val="007313FE"/>
    <w:rsid w:val="00732439"/>
    <w:rsid w:val="00756BA9"/>
    <w:rsid w:val="007755A1"/>
    <w:rsid w:val="007909D0"/>
    <w:rsid w:val="007934E0"/>
    <w:rsid w:val="007A16ED"/>
    <w:rsid w:val="007A6421"/>
    <w:rsid w:val="007A7826"/>
    <w:rsid w:val="007C7D23"/>
    <w:rsid w:val="008023B2"/>
    <w:rsid w:val="00863A99"/>
    <w:rsid w:val="008A3110"/>
    <w:rsid w:val="008D5702"/>
    <w:rsid w:val="008F5E45"/>
    <w:rsid w:val="00921497"/>
    <w:rsid w:val="00A03D26"/>
    <w:rsid w:val="00A83858"/>
    <w:rsid w:val="00AB22F3"/>
    <w:rsid w:val="00AD1A11"/>
    <w:rsid w:val="00AD4F2B"/>
    <w:rsid w:val="00B0036A"/>
    <w:rsid w:val="00B337C6"/>
    <w:rsid w:val="00B50389"/>
    <w:rsid w:val="00B6051D"/>
    <w:rsid w:val="00B81831"/>
    <w:rsid w:val="00BC4946"/>
    <w:rsid w:val="00BC5BB4"/>
    <w:rsid w:val="00BD039C"/>
    <w:rsid w:val="00BD4D05"/>
    <w:rsid w:val="00BE3F56"/>
    <w:rsid w:val="00C13ED9"/>
    <w:rsid w:val="00C505D3"/>
    <w:rsid w:val="00C51D80"/>
    <w:rsid w:val="00C6237D"/>
    <w:rsid w:val="00C658BC"/>
    <w:rsid w:val="00C7569C"/>
    <w:rsid w:val="00C86913"/>
    <w:rsid w:val="00C961C1"/>
    <w:rsid w:val="00CB105A"/>
    <w:rsid w:val="00E00404"/>
    <w:rsid w:val="00E71373"/>
    <w:rsid w:val="00F011E1"/>
    <w:rsid w:val="00F205B4"/>
    <w:rsid w:val="00F504DD"/>
    <w:rsid w:val="00FB2BEE"/>
    <w:rsid w:val="00FB3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6B9A3"/>
  <w15:chartTrackingRefBased/>
  <w15:docId w15:val="{F7473D55-7B4D-440B-8B4A-E0759CBD6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F27"/>
  </w:style>
  <w:style w:type="paragraph" w:styleId="Heading1">
    <w:name w:val="heading 1"/>
    <w:basedOn w:val="Normal"/>
    <w:next w:val="Normal"/>
    <w:link w:val="Heading1Char"/>
    <w:uiPriority w:val="9"/>
    <w:qFormat/>
    <w:rsid w:val="00015A55"/>
    <w:pPr>
      <w:outlineLvl w:val="0"/>
    </w:pPr>
    <w:rPr>
      <w:rFonts w:ascii="Calibri" w:hAnsi="Calibri" w:cs="Calibri"/>
      <w:b/>
      <w:bCs/>
      <w:color w:val="00B0F0"/>
      <w:sz w:val="32"/>
      <w:szCs w:val="32"/>
    </w:rPr>
  </w:style>
  <w:style w:type="paragraph" w:styleId="Heading2">
    <w:name w:val="heading 2"/>
    <w:basedOn w:val="Normal"/>
    <w:next w:val="Normal"/>
    <w:link w:val="Heading2Char"/>
    <w:uiPriority w:val="9"/>
    <w:unhideWhenUsed/>
    <w:qFormat/>
    <w:rsid w:val="00015A55"/>
    <w:pPr>
      <w:outlineLvl w:val="1"/>
    </w:pPr>
    <w:rPr>
      <w:rFonts w:ascii="Calibri" w:hAnsi="Calibri" w:cs="Calibri"/>
      <w:b/>
      <w:bCs/>
      <w:color w:val="CC9900"/>
      <w:sz w:val="32"/>
      <w:szCs w:val="32"/>
    </w:rPr>
  </w:style>
  <w:style w:type="paragraph" w:styleId="Heading3">
    <w:name w:val="heading 3"/>
    <w:basedOn w:val="Normal"/>
    <w:next w:val="Normal"/>
    <w:link w:val="Heading3Char"/>
    <w:uiPriority w:val="9"/>
    <w:semiHidden/>
    <w:unhideWhenUsed/>
    <w:qFormat/>
    <w:rsid w:val="000C1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A55"/>
    <w:rPr>
      <w:rFonts w:ascii="Calibri" w:hAnsi="Calibri" w:cs="Calibri"/>
      <w:b/>
      <w:bCs/>
      <w:color w:val="00B0F0"/>
      <w:sz w:val="32"/>
      <w:szCs w:val="32"/>
    </w:rPr>
  </w:style>
  <w:style w:type="character" w:customStyle="1" w:styleId="Heading2Char">
    <w:name w:val="Heading 2 Char"/>
    <w:basedOn w:val="DefaultParagraphFont"/>
    <w:link w:val="Heading2"/>
    <w:uiPriority w:val="9"/>
    <w:rsid w:val="00015A55"/>
    <w:rPr>
      <w:rFonts w:ascii="Calibri" w:hAnsi="Calibri" w:cs="Calibri"/>
      <w:b/>
      <w:bCs/>
      <w:color w:val="CC9900"/>
      <w:sz w:val="32"/>
      <w:szCs w:val="32"/>
    </w:rPr>
  </w:style>
  <w:style w:type="character" w:customStyle="1" w:styleId="Heading3Char">
    <w:name w:val="Heading 3 Char"/>
    <w:basedOn w:val="DefaultParagraphFont"/>
    <w:link w:val="Heading3"/>
    <w:uiPriority w:val="9"/>
    <w:semiHidden/>
    <w:rsid w:val="000C1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F27"/>
    <w:rPr>
      <w:rFonts w:eastAsiaTheme="majorEastAsia" w:cstheme="majorBidi"/>
      <w:color w:val="272727" w:themeColor="text1" w:themeTint="D8"/>
    </w:rPr>
  </w:style>
  <w:style w:type="paragraph" w:styleId="Title">
    <w:name w:val="Title"/>
    <w:basedOn w:val="Normal"/>
    <w:next w:val="Normal"/>
    <w:link w:val="TitleChar"/>
    <w:uiPriority w:val="10"/>
    <w:qFormat/>
    <w:rsid w:val="000C1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F27"/>
    <w:pPr>
      <w:spacing w:before="160"/>
      <w:jc w:val="center"/>
    </w:pPr>
    <w:rPr>
      <w:i/>
      <w:iCs/>
      <w:color w:val="404040" w:themeColor="text1" w:themeTint="BF"/>
    </w:rPr>
  </w:style>
  <w:style w:type="character" w:customStyle="1" w:styleId="QuoteChar">
    <w:name w:val="Quote Char"/>
    <w:basedOn w:val="DefaultParagraphFont"/>
    <w:link w:val="Quote"/>
    <w:uiPriority w:val="29"/>
    <w:rsid w:val="000C1F27"/>
    <w:rPr>
      <w:i/>
      <w:iCs/>
      <w:color w:val="404040" w:themeColor="text1" w:themeTint="BF"/>
    </w:rPr>
  </w:style>
  <w:style w:type="paragraph" w:styleId="ListParagraph">
    <w:name w:val="List Paragraph"/>
    <w:basedOn w:val="Normal"/>
    <w:uiPriority w:val="34"/>
    <w:qFormat/>
    <w:rsid w:val="000C1F27"/>
    <w:pPr>
      <w:ind w:left="720"/>
      <w:contextualSpacing/>
    </w:pPr>
  </w:style>
  <w:style w:type="character" w:styleId="IntenseEmphasis">
    <w:name w:val="Intense Emphasis"/>
    <w:basedOn w:val="DefaultParagraphFont"/>
    <w:uiPriority w:val="21"/>
    <w:qFormat/>
    <w:rsid w:val="000C1F27"/>
    <w:rPr>
      <w:i/>
      <w:iCs/>
      <w:color w:val="0F4761" w:themeColor="accent1" w:themeShade="BF"/>
    </w:rPr>
  </w:style>
  <w:style w:type="paragraph" w:styleId="IntenseQuote">
    <w:name w:val="Intense Quote"/>
    <w:basedOn w:val="Normal"/>
    <w:next w:val="Normal"/>
    <w:link w:val="IntenseQuoteChar"/>
    <w:uiPriority w:val="30"/>
    <w:qFormat/>
    <w:rsid w:val="000C1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F27"/>
    <w:rPr>
      <w:i/>
      <w:iCs/>
      <w:color w:val="0F4761" w:themeColor="accent1" w:themeShade="BF"/>
    </w:rPr>
  </w:style>
  <w:style w:type="character" w:styleId="IntenseReference">
    <w:name w:val="Intense Reference"/>
    <w:basedOn w:val="DefaultParagraphFont"/>
    <w:uiPriority w:val="32"/>
    <w:qFormat/>
    <w:rsid w:val="000C1F27"/>
    <w:rPr>
      <w:b/>
      <w:bCs/>
      <w:smallCaps/>
      <w:color w:val="0F4761" w:themeColor="accent1" w:themeShade="BF"/>
      <w:spacing w:val="5"/>
    </w:rPr>
  </w:style>
  <w:style w:type="paragraph" w:customStyle="1" w:styleId="BODY">
    <w:name w:val="BODY"/>
    <w:basedOn w:val="Normal"/>
    <w:uiPriority w:val="99"/>
    <w:rsid w:val="000C1F27"/>
    <w:pPr>
      <w:autoSpaceDE w:val="0"/>
      <w:autoSpaceDN w:val="0"/>
      <w:adjustRightInd w:val="0"/>
      <w:spacing w:after="0" w:line="240" w:lineRule="auto"/>
    </w:pPr>
    <w:rPr>
      <w:rFonts w:ascii="Verdana" w:hAnsi="Verdana" w:cs="Verdana"/>
      <w:color w:val="292F33"/>
      <w:kern w:val="0"/>
      <w:lang w:val="x-none"/>
    </w:rPr>
  </w:style>
  <w:style w:type="paragraph" w:styleId="Header">
    <w:name w:val="header"/>
    <w:basedOn w:val="Normal"/>
    <w:link w:val="HeaderChar"/>
    <w:uiPriority w:val="99"/>
    <w:unhideWhenUsed/>
    <w:rsid w:val="006C7F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FA7"/>
  </w:style>
  <w:style w:type="paragraph" w:styleId="Footer">
    <w:name w:val="footer"/>
    <w:basedOn w:val="Normal"/>
    <w:link w:val="FooterChar"/>
    <w:uiPriority w:val="99"/>
    <w:unhideWhenUsed/>
    <w:rsid w:val="006C7F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FA7"/>
  </w:style>
  <w:style w:type="character" w:customStyle="1" w:styleId="S">
    <w:name w:val="S"/>
    <w:basedOn w:val="DefaultParagraphFont"/>
    <w:uiPriority w:val="99"/>
    <w:rsid w:val="0020173B"/>
    <w:rPr>
      <w:strike/>
    </w:rPr>
  </w:style>
  <w:style w:type="character" w:customStyle="1" w:styleId="I">
    <w:name w:val="I"/>
    <w:basedOn w:val="DefaultParagraphFont"/>
    <w:uiPriority w:val="99"/>
    <w:rsid w:val="005B6DF6"/>
    <w:rPr>
      <w:i/>
      <w:iCs/>
    </w:rPr>
  </w:style>
  <w:style w:type="paragraph" w:styleId="Revision">
    <w:name w:val="Revision"/>
    <w:hidden/>
    <w:uiPriority w:val="99"/>
    <w:semiHidden/>
    <w:rsid w:val="00015A5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3606</TotalTime>
  <Pages>21</Pages>
  <Words>4876</Words>
  <Characters>27796</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Dawning</dc:creator>
  <cp:keywords/>
  <dc:description/>
  <cp:lastModifiedBy>Ariana Baldwin</cp:lastModifiedBy>
  <cp:revision>31</cp:revision>
  <dcterms:created xsi:type="dcterms:W3CDTF">2026-06-04T18:18:00Z</dcterms:created>
  <dcterms:modified xsi:type="dcterms:W3CDTF">2026-06-28T19:54:00Z</dcterms:modified>
</cp:coreProperties>
</file>